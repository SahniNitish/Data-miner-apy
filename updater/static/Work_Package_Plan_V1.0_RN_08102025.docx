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A03BDE" w14:textId="77777777" w:rsidR="00D60DC3" w:rsidRPr="00A033D0" w:rsidRDefault="00D60DC3" w:rsidP="00D60DC3">
      <w:pPr>
        <w:rPr>
          <w:rFonts w:ascii="Calisto MT" w:hAnsi="Calisto MT"/>
          <w:b/>
          <w:smallCaps/>
          <w:sz w:val="20"/>
        </w:rPr>
      </w:pPr>
      <w:r w:rsidRPr="00A033D0">
        <w:rPr>
          <w:rFonts w:ascii="Calisto MT" w:hAnsi="Calisto MT"/>
          <w:b/>
          <w:smallCaps/>
          <w:sz w:val="20"/>
        </w:rPr>
        <w:t>Gantt Chart and Research Team</w:t>
      </w:r>
    </w:p>
    <w:p w14:paraId="62C39A61" w14:textId="77777777" w:rsidR="00D60DC3" w:rsidRPr="00A033D0" w:rsidRDefault="00D60DC3" w:rsidP="00D60DC3">
      <w:pPr>
        <w:jc w:val="both"/>
        <w:rPr>
          <w:rFonts w:ascii="Calisto MT" w:hAnsi="Calisto MT"/>
          <w:sz w:val="20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54"/>
        <w:gridCol w:w="683"/>
        <w:gridCol w:w="5667"/>
        <w:gridCol w:w="284"/>
        <w:gridCol w:w="284"/>
        <w:gridCol w:w="284"/>
        <w:gridCol w:w="240"/>
        <w:gridCol w:w="225"/>
        <w:gridCol w:w="225"/>
        <w:gridCol w:w="225"/>
        <w:gridCol w:w="225"/>
        <w:gridCol w:w="225"/>
        <w:gridCol w:w="285"/>
        <w:gridCol w:w="333"/>
        <w:gridCol w:w="284"/>
      </w:tblGrid>
      <w:tr w:rsidR="00D60DC3" w:rsidRPr="00A033D0" w14:paraId="5569BC44" w14:textId="77777777" w:rsidTr="2048457C">
        <w:trPr>
          <w:cantSplit/>
          <w:jc w:val="center"/>
        </w:trPr>
        <w:tc>
          <w:tcPr>
            <w:tcW w:w="454" w:type="dxa"/>
            <w:tcBorders>
              <w:top w:val="nil"/>
              <w:left w:val="nil"/>
              <w:right w:val="nil"/>
            </w:tcBorders>
          </w:tcPr>
          <w:p w14:paraId="05066710" w14:textId="77777777" w:rsidR="00D60DC3" w:rsidRPr="00A033D0" w:rsidRDefault="00D60DC3" w:rsidP="006C25D5">
            <w:pPr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right w:val="nil"/>
            </w:tcBorders>
          </w:tcPr>
          <w:p w14:paraId="61AC92E6" w14:textId="77777777" w:rsidR="00D60DC3" w:rsidRPr="00A033D0" w:rsidRDefault="00D60DC3" w:rsidP="006C25D5">
            <w:pPr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5667" w:type="dxa"/>
            <w:tcBorders>
              <w:top w:val="nil"/>
              <w:left w:val="nil"/>
            </w:tcBorders>
          </w:tcPr>
          <w:p w14:paraId="348C6356" w14:textId="77777777" w:rsidR="00D60DC3" w:rsidRPr="00A033D0" w:rsidRDefault="00D60DC3" w:rsidP="006C25D5">
            <w:pPr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1092" w:type="dxa"/>
            <w:gridSpan w:val="4"/>
            <w:tcBorders>
              <w:bottom w:val="nil"/>
            </w:tcBorders>
            <w:vAlign w:val="center"/>
          </w:tcPr>
          <w:p w14:paraId="08CBB5A9" w14:textId="10F3E201" w:rsidR="00D60DC3" w:rsidRPr="00A033D0" w:rsidRDefault="402DC021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 xml:space="preserve">Week </w:t>
            </w:r>
          </w:p>
        </w:tc>
        <w:tc>
          <w:tcPr>
            <w:tcW w:w="900" w:type="dxa"/>
            <w:gridSpan w:val="4"/>
            <w:tcBorders>
              <w:bottom w:val="nil"/>
            </w:tcBorders>
            <w:vAlign w:val="center"/>
          </w:tcPr>
          <w:p w14:paraId="0A04B897" w14:textId="333462DE" w:rsidR="00D60DC3" w:rsidRPr="00A033D0" w:rsidRDefault="402DC021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1127" w:type="dxa"/>
            <w:gridSpan w:val="4"/>
            <w:tcBorders>
              <w:bottom w:val="nil"/>
            </w:tcBorders>
            <w:vAlign w:val="center"/>
          </w:tcPr>
          <w:p w14:paraId="722A2210" w14:textId="395E5895" w:rsidR="00D60DC3" w:rsidRPr="00A033D0" w:rsidRDefault="402DC021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week</w:t>
            </w:r>
          </w:p>
        </w:tc>
      </w:tr>
      <w:tr w:rsidR="00D60DC3" w:rsidRPr="00A033D0" w14:paraId="5BA53AA4" w14:textId="77777777" w:rsidTr="003C6534">
        <w:trPr>
          <w:cantSplit/>
          <w:jc w:val="center"/>
        </w:trPr>
        <w:tc>
          <w:tcPr>
            <w:tcW w:w="454" w:type="dxa"/>
            <w:tcBorders>
              <w:bottom w:val="nil"/>
              <w:right w:val="nil"/>
            </w:tcBorders>
            <w:vAlign w:val="center"/>
          </w:tcPr>
          <w:p w14:paraId="546871AA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  <w:r w:rsidRPr="00A033D0">
              <w:rPr>
                <w:rFonts w:ascii="Calisto MT" w:hAnsi="Calisto MT"/>
                <w:b/>
                <w:sz w:val="18"/>
              </w:rPr>
              <w:t>WP</w:t>
            </w:r>
          </w:p>
        </w:tc>
        <w:tc>
          <w:tcPr>
            <w:tcW w:w="683" w:type="dxa"/>
            <w:tcBorders>
              <w:left w:val="nil"/>
              <w:bottom w:val="nil"/>
            </w:tcBorders>
            <w:vAlign w:val="center"/>
          </w:tcPr>
          <w:p w14:paraId="45DD755A" w14:textId="77777777" w:rsidR="00D60DC3" w:rsidRPr="00A033D0" w:rsidRDefault="00D60DC3" w:rsidP="006C25D5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Task</w:t>
            </w:r>
          </w:p>
        </w:tc>
        <w:tc>
          <w:tcPr>
            <w:tcW w:w="5667" w:type="dxa"/>
            <w:tcBorders>
              <w:bottom w:val="nil"/>
            </w:tcBorders>
            <w:vAlign w:val="center"/>
          </w:tcPr>
          <w:p w14:paraId="5BEBDB6E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  <w:r w:rsidRPr="00A033D0">
              <w:rPr>
                <w:rFonts w:ascii="Calisto MT" w:hAnsi="Calisto MT"/>
                <w:b/>
                <w:sz w:val="18"/>
              </w:rPr>
              <w:t>Description</w:t>
            </w:r>
          </w:p>
        </w:tc>
        <w:tc>
          <w:tcPr>
            <w:tcW w:w="284" w:type="dxa"/>
            <w:tcBorders>
              <w:bottom w:val="nil"/>
              <w:right w:val="single" w:sz="2" w:space="0" w:color="auto"/>
            </w:tcBorders>
            <w:vAlign w:val="center"/>
          </w:tcPr>
          <w:p w14:paraId="024DEDB8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  <w:r w:rsidRPr="00A033D0">
              <w:rPr>
                <w:rFonts w:ascii="Calisto MT" w:hAnsi="Calisto MT"/>
                <w:b/>
                <w:sz w:val="18"/>
              </w:rPr>
              <w:t>1</w:t>
            </w:r>
          </w:p>
        </w:tc>
        <w:tc>
          <w:tcPr>
            <w:tcW w:w="284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2A56EC2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  <w:r w:rsidRPr="00A033D0">
              <w:rPr>
                <w:rFonts w:ascii="Calisto MT" w:hAnsi="Calisto MT"/>
                <w:b/>
                <w:sz w:val="18"/>
              </w:rPr>
              <w:t>2</w:t>
            </w:r>
          </w:p>
        </w:tc>
        <w:tc>
          <w:tcPr>
            <w:tcW w:w="284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F96C3D3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  <w:r w:rsidRPr="00A033D0">
              <w:rPr>
                <w:rFonts w:ascii="Calisto MT" w:hAnsi="Calisto MT"/>
                <w:b/>
                <w:sz w:val="18"/>
              </w:rPr>
              <w:t>3</w:t>
            </w:r>
          </w:p>
        </w:tc>
        <w:tc>
          <w:tcPr>
            <w:tcW w:w="240" w:type="dxa"/>
            <w:tcBorders>
              <w:left w:val="single" w:sz="2" w:space="0" w:color="auto"/>
              <w:bottom w:val="nil"/>
            </w:tcBorders>
            <w:vAlign w:val="center"/>
          </w:tcPr>
          <w:p w14:paraId="75E33ABB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  <w:r w:rsidRPr="00A033D0">
              <w:rPr>
                <w:rFonts w:ascii="Calisto MT" w:hAnsi="Calisto MT"/>
                <w:b/>
                <w:sz w:val="18"/>
              </w:rPr>
              <w:t>4</w:t>
            </w:r>
          </w:p>
        </w:tc>
        <w:tc>
          <w:tcPr>
            <w:tcW w:w="225" w:type="dxa"/>
            <w:tcBorders>
              <w:bottom w:val="nil"/>
              <w:right w:val="single" w:sz="2" w:space="0" w:color="auto"/>
            </w:tcBorders>
            <w:vAlign w:val="center"/>
          </w:tcPr>
          <w:p w14:paraId="2950FC44" w14:textId="48B40B0C" w:rsidR="00D60DC3" w:rsidRPr="00A033D0" w:rsidRDefault="53D7D618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25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2EA7893" w14:textId="07C76CA9" w:rsidR="00D60DC3" w:rsidRPr="00A033D0" w:rsidRDefault="53D7D618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25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82057E7" w14:textId="0A94FE5D" w:rsidR="00D60DC3" w:rsidRPr="00A033D0" w:rsidRDefault="53D7D618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25" w:type="dxa"/>
            <w:tcBorders>
              <w:left w:val="single" w:sz="2" w:space="0" w:color="auto"/>
              <w:bottom w:val="nil"/>
            </w:tcBorders>
            <w:vAlign w:val="center"/>
          </w:tcPr>
          <w:p w14:paraId="2BD8EABF" w14:textId="598F4EF9" w:rsidR="00D60DC3" w:rsidRPr="00A033D0" w:rsidRDefault="53D7D618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25" w:type="dxa"/>
            <w:tcBorders>
              <w:bottom w:val="nil"/>
              <w:right w:val="single" w:sz="2" w:space="0" w:color="auto"/>
            </w:tcBorders>
            <w:vAlign w:val="center"/>
          </w:tcPr>
          <w:p w14:paraId="3BB27336" w14:textId="4FAF1B8E" w:rsidR="00D60DC3" w:rsidRPr="00A033D0" w:rsidRDefault="53D7D618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85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7FA9F94" w14:textId="714B37BC" w:rsidR="00D60DC3" w:rsidRPr="00A033D0" w:rsidRDefault="53D7D618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333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4C8DD1C" w14:textId="61C3CAC7" w:rsidR="00D60DC3" w:rsidRPr="00A033D0" w:rsidRDefault="53D7D618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84" w:type="dxa"/>
            <w:tcBorders>
              <w:left w:val="single" w:sz="2" w:space="0" w:color="auto"/>
              <w:bottom w:val="nil"/>
            </w:tcBorders>
            <w:vAlign w:val="center"/>
          </w:tcPr>
          <w:p w14:paraId="58D76E09" w14:textId="1413D0F8" w:rsidR="00D60DC3" w:rsidRPr="00A033D0" w:rsidRDefault="53D7D618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12</w:t>
            </w:r>
          </w:p>
        </w:tc>
      </w:tr>
      <w:tr w:rsidR="00D60DC3" w:rsidRPr="00A033D0" w14:paraId="0BE79F96" w14:textId="77777777" w:rsidTr="003C6534">
        <w:trPr>
          <w:cantSplit/>
          <w:jc w:val="center"/>
        </w:trPr>
        <w:tc>
          <w:tcPr>
            <w:tcW w:w="454" w:type="dxa"/>
            <w:vMerge w:val="restart"/>
            <w:tcBorders>
              <w:bottom w:val="single" w:sz="4" w:space="0" w:color="auto"/>
              <w:right w:val="nil"/>
            </w:tcBorders>
          </w:tcPr>
          <w:p w14:paraId="6CC78A94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  <w:p w14:paraId="3E1C4A46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  <w:r w:rsidRPr="00A033D0">
              <w:rPr>
                <w:rFonts w:ascii="Calisto MT" w:hAnsi="Calisto MT"/>
                <w:b/>
                <w:sz w:val="18"/>
              </w:rPr>
              <w:t>1</w:t>
            </w:r>
          </w:p>
        </w:tc>
        <w:tc>
          <w:tcPr>
            <w:tcW w:w="683" w:type="dxa"/>
            <w:vMerge w:val="restart"/>
            <w:tcBorders>
              <w:left w:val="nil"/>
              <w:bottom w:val="nil"/>
              <w:right w:val="nil"/>
            </w:tcBorders>
            <w:vAlign w:val="center"/>
          </w:tcPr>
          <w:p w14:paraId="5E5A38AB" w14:textId="77777777" w:rsidR="00D60DC3" w:rsidRPr="00A033D0" w:rsidRDefault="00D60DC3" w:rsidP="006C25D5">
            <w:pPr>
              <w:jc w:val="right"/>
              <w:rPr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left w:val="nil"/>
              <w:bottom w:val="single" w:sz="4" w:space="0" w:color="auto"/>
            </w:tcBorders>
            <w:vAlign w:val="center"/>
          </w:tcPr>
          <w:p w14:paraId="463CDEC6" w14:textId="77777777" w:rsidR="00D60DC3" w:rsidRPr="00A033D0" w:rsidRDefault="00D60DC3" w:rsidP="006C25D5">
            <w:pPr>
              <w:rPr>
                <w:rFonts w:ascii="Calisto MT" w:hAnsi="Calisto MT"/>
                <w:b/>
                <w:snapToGrid w:val="0"/>
                <w:sz w:val="18"/>
              </w:rPr>
            </w:pPr>
          </w:p>
        </w:tc>
        <w:tc>
          <w:tcPr>
            <w:tcW w:w="284" w:type="dxa"/>
            <w:tcBorders>
              <w:bottom w:val="nil"/>
              <w:right w:val="single" w:sz="2" w:space="0" w:color="auto"/>
            </w:tcBorders>
            <w:vAlign w:val="center"/>
          </w:tcPr>
          <w:p w14:paraId="283B25ED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02AC054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3211815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left w:val="single" w:sz="2" w:space="0" w:color="auto"/>
              <w:bottom w:val="nil"/>
            </w:tcBorders>
            <w:vAlign w:val="center"/>
          </w:tcPr>
          <w:p w14:paraId="27A58EA3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bottom w:val="nil"/>
              <w:right w:val="single" w:sz="2" w:space="0" w:color="auto"/>
            </w:tcBorders>
            <w:vAlign w:val="center"/>
          </w:tcPr>
          <w:p w14:paraId="155DBD20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82D37DF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9C553E6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left w:val="single" w:sz="2" w:space="0" w:color="auto"/>
              <w:bottom w:val="nil"/>
            </w:tcBorders>
            <w:vAlign w:val="center"/>
          </w:tcPr>
          <w:p w14:paraId="72304D4F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bottom w:val="nil"/>
              <w:right w:val="single" w:sz="2" w:space="0" w:color="auto"/>
            </w:tcBorders>
            <w:vAlign w:val="center"/>
          </w:tcPr>
          <w:p w14:paraId="4212B6BA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2F8CE1E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E0838D9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left w:val="single" w:sz="2" w:space="0" w:color="auto"/>
              <w:bottom w:val="nil"/>
            </w:tcBorders>
            <w:vAlign w:val="center"/>
          </w:tcPr>
          <w:p w14:paraId="1C79E8E0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</w:tr>
      <w:tr w:rsidR="00D60DC3" w:rsidRPr="00A033D0" w14:paraId="31F46A66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4FE1F889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vMerge/>
            <w:vAlign w:val="center"/>
          </w:tcPr>
          <w:p w14:paraId="2B087EB5" w14:textId="77777777" w:rsidR="00D60DC3" w:rsidRPr="00A033D0" w:rsidRDefault="00D60DC3" w:rsidP="006C25D5">
            <w:pPr>
              <w:jc w:val="right"/>
              <w:rPr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nil"/>
              <w:bottom w:val="nil"/>
            </w:tcBorders>
            <w:vAlign w:val="center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577"/>
            </w:tblGrid>
            <w:tr w:rsidR="2A33B69F" w:rsidRPr="00A033D0" w14:paraId="561F3509" w14:textId="77777777" w:rsidTr="2048457C">
              <w:trPr>
                <w:trHeight w:val="300"/>
              </w:trPr>
              <w:tc>
                <w:tcPr>
                  <w:tcW w:w="5577" w:type="dxa"/>
                  <w:vAlign w:val="center"/>
                </w:tcPr>
                <w:p w14:paraId="2BC080C9" w14:textId="3A357390" w:rsidR="2A33B69F" w:rsidRPr="00A033D0" w:rsidRDefault="2A33B69F">
                  <w:pPr>
                    <w:rPr>
                      <w:rFonts w:ascii="Calisto MT" w:hAnsi="Calisto MT"/>
                    </w:rPr>
                  </w:pPr>
                </w:p>
              </w:tc>
            </w:tr>
            <w:tr w:rsidR="2A33B69F" w:rsidRPr="00A033D0" w14:paraId="1D96F402" w14:textId="77777777" w:rsidTr="00575D11">
              <w:trPr>
                <w:trHeight w:val="81"/>
              </w:trPr>
              <w:tc>
                <w:tcPr>
                  <w:tcW w:w="5577" w:type="dxa"/>
                  <w:vAlign w:val="center"/>
                </w:tcPr>
                <w:p w14:paraId="76A55ECE" w14:textId="5884368F" w:rsidR="00575D11" w:rsidRPr="00A033D0" w:rsidRDefault="2A33B69F" w:rsidP="00575D11">
                  <w:pPr>
                    <w:rPr>
                      <w:rFonts w:ascii="Calisto MT" w:eastAsia="Verdana" w:hAnsi="Calisto MT" w:cs="Verdana"/>
                      <w:b/>
                      <w:bCs/>
                      <w:sz w:val="22"/>
                      <w:szCs w:val="22"/>
                    </w:rPr>
                  </w:pPr>
                  <w:del w:id="0" w:author="iloadmin" w:date="2025-10-07T15:02:00Z">
                    <w:r w:rsidRPr="00A033D0" w:rsidDel="00EB18BB">
                      <w:rPr>
                        <w:rFonts w:ascii="Calisto MT" w:eastAsia="Verdana" w:hAnsi="Calisto MT" w:cs="Verdana"/>
                        <w:b/>
                        <w:bCs/>
                        <w:sz w:val="22"/>
                        <w:szCs w:val="22"/>
                      </w:rPr>
                      <w:delText>Object Detection</w:delText>
                    </w:r>
                  </w:del>
                  <w:ins w:id="1" w:author="iloadmin" w:date="2025-10-07T15:02:00Z">
                    <w:r w:rsidR="00EB18BB">
                      <w:rPr>
                        <w:rFonts w:ascii="Calisto MT" w:eastAsia="Verdana" w:hAnsi="Calisto MT" w:cs="Verdana"/>
                        <w:b/>
                        <w:bCs/>
                        <w:sz w:val="22"/>
                        <w:szCs w:val="22"/>
                      </w:rPr>
                      <w:t>Cloud Search and Fetch upon camera scan</w:t>
                    </w:r>
                  </w:ins>
                  <w:r w:rsidRPr="00A033D0">
                    <w:rPr>
                      <w:rFonts w:ascii="Calisto MT" w:eastAsia="Verdana" w:hAnsi="Calisto MT" w:cs="Verdana"/>
                      <w:b/>
                      <w:bCs/>
                      <w:sz w:val="22"/>
                      <w:szCs w:val="22"/>
                    </w:rPr>
                    <w:t xml:space="preserve"> Model (build + </w:t>
                  </w:r>
                  <w:del w:id="2" w:author="iloadmin" w:date="2025-10-07T15:03:00Z">
                    <w:r w:rsidRPr="00A033D0" w:rsidDel="00EB18BB">
                      <w:rPr>
                        <w:rFonts w:ascii="Calisto MT" w:eastAsia="Verdana" w:hAnsi="Calisto MT" w:cs="Verdana"/>
                        <w:b/>
                        <w:bCs/>
                        <w:sz w:val="22"/>
                        <w:szCs w:val="22"/>
                      </w:rPr>
                      <w:delText>training</w:delText>
                    </w:r>
                  </w:del>
                  <w:ins w:id="3" w:author="iloadmin" w:date="2025-10-07T15:03:00Z">
                    <w:r w:rsidR="00EB18BB">
                      <w:rPr>
                        <w:rFonts w:ascii="Calisto MT" w:eastAsia="Verdana" w:hAnsi="Calisto MT" w:cs="Verdana"/>
                        <w:b/>
                        <w:bCs/>
                        <w:sz w:val="22"/>
                        <w:szCs w:val="22"/>
                      </w:rPr>
                      <w:t>test</w:t>
                    </w:r>
                  </w:ins>
                  <w:r w:rsidRPr="00A033D0">
                    <w:rPr>
                      <w:rFonts w:ascii="Calisto MT" w:eastAsia="Verdana" w:hAnsi="Calisto MT" w:cs="Verdana"/>
                      <w:b/>
                      <w:bCs/>
                      <w:sz w:val="22"/>
                      <w:szCs w:val="22"/>
                    </w:rPr>
                    <w:t>)</w:t>
                  </w:r>
                </w:p>
                <w:p w14:paraId="3BA10FFA" w14:textId="77777777" w:rsidR="00FB448D" w:rsidRPr="00A033D0" w:rsidRDefault="00FB448D" w:rsidP="00575D11">
                  <w:pPr>
                    <w:rPr>
                      <w:rFonts w:ascii="Calisto MT" w:eastAsia="Verdana" w:hAnsi="Calisto MT" w:cs="Verdana"/>
                      <w:b/>
                      <w:bCs/>
                      <w:sz w:val="22"/>
                      <w:szCs w:val="22"/>
                    </w:rPr>
                  </w:pPr>
                </w:p>
                <w:p w14:paraId="758BED96" w14:textId="02B75D22" w:rsidR="00575D11" w:rsidRPr="00A033D0" w:rsidRDefault="00575D11" w:rsidP="00575D11">
                  <w:pPr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commentRangeStart w:id="4"/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This package focuses on developing and </w:t>
                  </w:r>
                  <w:del w:id="5" w:author="iloadmin" w:date="2025-10-07T15:03:00Z">
                    <w:r w:rsidRPr="00A033D0" w:rsidDel="00EB18BB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delText xml:space="preserve">training </w:delText>
                    </w:r>
                  </w:del>
                  <w:ins w:id="6" w:author="iloadmin" w:date="2025-10-07T15:03:00Z">
                    <w:r w:rsidR="00EB18BB" w:rsidRPr="00A033D0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>t</w:t>
                    </w:r>
                    <w:r w:rsidR="00EB18BB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>estin</w:t>
                    </w:r>
                    <w:r w:rsidR="00EB18BB" w:rsidRPr="00A033D0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g </w:t>
                    </w:r>
                  </w:ins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a </w:t>
                  </w:r>
                  <w:ins w:id="7" w:author="iloadmin" w:date="2025-10-07T15:03:00Z">
                    <w:r w:rsidR="00EB18BB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open source ai  </w:t>
                    </w:r>
                  </w:ins>
                  <w:ins w:id="8" w:author="iloadmin" w:date="2025-10-07T21:33:00Z">
                    <w:r w:rsidR="00D34097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>models like CLIP, BLIP/ BLIP-2, OpenCLIP, FAISS and Milvus/Weaviate/Pinecone</w:t>
                    </w:r>
                  </w:ins>
                  <w:ins w:id="9" w:author="iloadmin" w:date="2025-10-07T15:03:00Z">
                    <w:r w:rsidR="00EB18BB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 </w:t>
                    </w:r>
                  </w:ins>
                  <w:del w:id="10" w:author="iloadmin" w:date="2025-10-07T15:04:00Z">
                    <w:r w:rsidRPr="00A033D0" w:rsidDel="00EB18BB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delText xml:space="preserve">computer vision model </w:delText>
                    </w:r>
                  </w:del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to accurately recognize museum </w:t>
                  </w:r>
                  <w:del w:id="11" w:author="iloadmin" w:date="2025-10-07T15:04:00Z">
                    <w:r w:rsidRPr="00A033D0" w:rsidDel="00EB18BB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delText xml:space="preserve">artworks </w:delText>
                    </w:r>
                  </w:del>
                  <w:ins w:id="12" w:author="iloadmin" w:date="2025-10-07T15:04:00Z">
                    <w:r w:rsidR="00EB18BB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>exhibits</w:t>
                    </w:r>
                    <w:r w:rsidR="00EB18BB" w:rsidRPr="00A033D0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s </w:t>
                    </w:r>
                  </w:ins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using </w:t>
                  </w:r>
                  <w:del w:id="13" w:author="iloadmin" w:date="2025-10-07T15:04:00Z">
                    <w:r w:rsidRPr="00A033D0" w:rsidDel="00EB18BB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delText>sample images</w:delText>
                    </w:r>
                  </w:del>
                  <w:ins w:id="14" w:author="iloadmin" w:date="2025-10-07T21:35:00Z">
                    <w:r w:rsidR="006A08BC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>image search</w:t>
                    </w:r>
                  </w:ins>
                  <w:ins w:id="15" w:author="iloadmin" w:date="2025-10-07T15:04:00Z">
                    <w:r w:rsidR="00EB18BB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 and fetch</w:t>
                    </w:r>
                  </w:ins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>, validated for mobile camera scanning.</w:t>
                  </w:r>
                  <w:commentRangeEnd w:id="4"/>
                  <w:r w:rsidR="006C25D5">
                    <w:rPr>
                      <w:rStyle w:val="CommentReference"/>
                    </w:rPr>
                    <w:commentReference w:id="4"/>
                  </w:r>
                  <w:ins w:id="16" w:author="iloadmin" w:date="2025-10-07T15:29:00Z">
                    <w:r w:rsidR="00C052B4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br/>
                    </w:r>
                    <w:r w:rsidR="00C052B4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br/>
                    </w:r>
                  </w:ins>
                </w:p>
                <w:p w14:paraId="765988E6" w14:textId="4C410D3B" w:rsidR="00FC7CEA" w:rsidRPr="00A033D0" w:rsidRDefault="00FC7CEA" w:rsidP="00575D11">
                  <w:pPr>
                    <w:rPr>
                      <w:rFonts w:ascii="Calisto MT" w:eastAsia="Verdana" w:hAnsi="Calisto MT" w:cs="Verdana"/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7FF19E8C" w14:textId="3EAEE51D" w:rsidR="00D60DC3" w:rsidRPr="00A033D0" w:rsidRDefault="00D60DC3" w:rsidP="2A33B69F">
            <w:pPr>
              <w:rPr>
                <w:rFonts w:ascii="Calisto MT" w:eastAsia="Roboto" w:hAnsi="Calisto MT" w:cs="Roboto"/>
                <w:color w:val="0A0A0A"/>
                <w:sz w:val="18"/>
                <w:szCs w:val="18"/>
              </w:rPr>
            </w:pPr>
          </w:p>
        </w:tc>
        <w:tc>
          <w:tcPr>
            <w:tcW w:w="284" w:type="dxa"/>
            <w:tcBorders>
              <w:bottom w:val="nil"/>
              <w:right w:val="single" w:sz="2" w:space="0" w:color="auto"/>
            </w:tcBorders>
            <w:vAlign w:val="center"/>
          </w:tcPr>
          <w:p w14:paraId="735C54EC" w14:textId="5870553D" w:rsidR="00D60DC3" w:rsidRPr="00A033D0" w:rsidRDefault="1523771B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84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832C983" w14:textId="1E224A28" w:rsidR="00D60DC3" w:rsidRPr="00A033D0" w:rsidRDefault="1523771B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84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F697019" w14:textId="4D620BFF" w:rsidR="00D60DC3" w:rsidRPr="00A033D0" w:rsidRDefault="1523771B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40" w:type="dxa"/>
            <w:tcBorders>
              <w:left w:val="single" w:sz="2" w:space="0" w:color="auto"/>
              <w:bottom w:val="nil"/>
            </w:tcBorders>
            <w:vAlign w:val="center"/>
          </w:tcPr>
          <w:p w14:paraId="5AFE29D3" w14:textId="646BD87B" w:rsidR="00D60DC3" w:rsidRPr="00A033D0" w:rsidRDefault="1523771B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5" w:type="dxa"/>
            <w:tcBorders>
              <w:bottom w:val="nil"/>
              <w:right w:val="single" w:sz="2" w:space="0" w:color="auto"/>
            </w:tcBorders>
            <w:vAlign w:val="center"/>
          </w:tcPr>
          <w:p w14:paraId="63976D13" w14:textId="34A4AF63" w:rsidR="00D60DC3" w:rsidRPr="00A033D0" w:rsidRDefault="1523771B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5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340618C" w14:textId="624E11D9" w:rsidR="00D60DC3" w:rsidRPr="00A033D0" w:rsidRDefault="1523771B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5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7EB0410" w14:textId="3E41684A" w:rsidR="00D60DC3" w:rsidRPr="00A033D0" w:rsidRDefault="1523771B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5" w:type="dxa"/>
            <w:tcBorders>
              <w:left w:val="single" w:sz="2" w:space="0" w:color="auto"/>
              <w:bottom w:val="nil"/>
            </w:tcBorders>
            <w:vAlign w:val="center"/>
          </w:tcPr>
          <w:p w14:paraId="2E07A93D" w14:textId="18414BD7" w:rsidR="00D60DC3" w:rsidRPr="00A033D0" w:rsidRDefault="1523771B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5" w:type="dxa"/>
            <w:tcBorders>
              <w:bottom w:val="nil"/>
              <w:right w:val="single" w:sz="2" w:space="0" w:color="auto"/>
            </w:tcBorders>
            <w:vAlign w:val="center"/>
          </w:tcPr>
          <w:p w14:paraId="76F45150" w14:textId="53FA7FF9" w:rsidR="00D60DC3" w:rsidRPr="00A033D0" w:rsidRDefault="4C90CA9D" w:rsidP="2048457C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85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5E06732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CE3A9D3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left w:val="single" w:sz="2" w:space="0" w:color="auto"/>
              <w:bottom w:val="nil"/>
            </w:tcBorders>
            <w:vAlign w:val="center"/>
          </w:tcPr>
          <w:p w14:paraId="24F6FA7E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</w:tr>
      <w:tr w:rsidR="00D60DC3" w:rsidRPr="00A033D0" w14:paraId="0C397B5A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08A28E7E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5F413D88" w14:textId="77777777" w:rsidR="00D60DC3" w:rsidRPr="00A033D0" w:rsidRDefault="00D60DC3" w:rsidP="006C25D5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1.1</w:t>
            </w:r>
          </w:p>
        </w:tc>
        <w:tc>
          <w:tcPr>
            <w:tcW w:w="5667" w:type="dxa"/>
            <w:tcBorders>
              <w:top w:val="single" w:sz="2" w:space="0" w:color="auto"/>
              <w:bottom w:val="dotted" w:sz="2" w:space="0" w:color="auto"/>
            </w:tcBorders>
            <w:vAlign w:val="center"/>
          </w:tcPr>
          <w:p w14:paraId="64E2685D" w14:textId="007F8899" w:rsidR="00D60DC3" w:rsidRPr="00A033D0" w:rsidRDefault="6633A2FA" w:rsidP="006C25D5">
            <w:pPr>
              <w:rPr>
                <w:rFonts w:ascii="Calisto MT" w:hAnsi="Calisto MT"/>
              </w:rPr>
            </w:pPr>
            <w:del w:id="17" w:author="iloadmin" w:date="2025-10-07T15:05:00Z">
              <w:r w:rsidRPr="00A033D0" w:rsidDel="00EB18BB">
                <w:rPr>
                  <w:rFonts w:ascii="Calisto MT" w:eastAsia="Roboto" w:hAnsi="Calisto MT" w:cs="Roboto"/>
                  <w:sz w:val="18"/>
                  <w:szCs w:val="18"/>
                </w:rPr>
                <w:delText>Collect museum images for training</w:delText>
              </w:r>
            </w:del>
            <w:ins w:id="18" w:author="iloadmin" w:date="2025-10-07T15:05:00Z">
              <w:r w:rsidR="00EB18BB">
                <w:rPr>
                  <w:rFonts w:ascii="Calisto MT" w:eastAsia="Roboto" w:hAnsi="Calisto MT" w:cs="Roboto"/>
                  <w:sz w:val="18"/>
                  <w:szCs w:val="18"/>
                </w:rPr>
                <w:t>Source available ai algorithms for images scanning and cloud searhing</w:t>
              </w:r>
            </w:ins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 xml:space="preserve"> </w:t>
            </w:r>
          </w:p>
        </w:tc>
        <w:tc>
          <w:tcPr>
            <w:tcW w:w="284" w:type="dxa"/>
            <w:tcBorders>
              <w:top w:val="single" w:sz="2" w:space="0" w:color="auto"/>
              <w:bottom w:val="single" w:sz="12" w:space="0" w:color="FFFFFF" w:themeColor="background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CCAAF72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12" w:space="0" w:color="FFFFFF" w:themeColor="background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6B98553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63CA3FB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40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0F6BC46E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45B6756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1980AA3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0DCD221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2275F755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29E4C53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DE2DAD4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333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2F1C636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404E0598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</w:tr>
      <w:tr w:rsidR="00D60DC3" w:rsidRPr="00A033D0" w14:paraId="4259E956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143DEB16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26707818" w14:textId="77777777" w:rsidR="00D60DC3" w:rsidRPr="00A033D0" w:rsidRDefault="00D60DC3" w:rsidP="006C25D5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1.2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3BC0709" w14:textId="43E65C54" w:rsidR="00D60DC3" w:rsidRPr="00A033D0" w:rsidRDefault="5038233D" w:rsidP="006C25D5">
            <w:pPr>
              <w:rPr>
                <w:rFonts w:ascii="Calisto MT" w:hAnsi="Calisto MT"/>
              </w:rPr>
            </w:pPr>
            <w:del w:id="19" w:author="iloadmin" w:date="2025-10-07T15:06:00Z">
              <w:r w:rsidRPr="00A033D0" w:rsidDel="00EB18BB">
                <w:rPr>
                  <w:rFonts w:ascii="Calisto MT" w:eastAsia="Roboto" w:hAnsi="Calisto MT" w:cs="Roboto"/>
                  <w:sz w:val="18"/>
                  <w:szCs w:val="18"/>
                </w:rPr>
                <w:delText>Train model to recognize artworks</w:delText>
              </w:r>
            </w:del>
            <w:ins w:id="20" w:author="iloadmin" w:date="2025-10-07T15:06:00Z">
              <w:r w:rsidR="00EB18BB">
                <w:rPr>
                  <w:rFonts w:ascii="Calisto MT" w:eastAsia="Roboto" w:hAnsi="Calisto MT" w:cs="Roboto"/>
                  <w:sz w:val="18"/>
                  <w:szCs w:val="18"/>
                </w:rPr>
                <w:t>Develop prompts  to accurately return cloud search with structured information.</w:t>
              </w:r>
            </w:ins>
          </w:p>
        </w:tc>
        <w:tc>
          <w:tcPr>
            <w:tcW w:w="284" w:type="dxa"/>
            <w:tcBorders>
              <w:top w:val="single" w:sz="12" w:space="0" w:color="FFFFFF" w:themeColor="background1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F66C7B4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4507F94A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DF36EDD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5EF0EC19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B9E76CA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93FF8F3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63E6CC0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33DEDFDC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83EDA29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E440533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288591B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03CF4A16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</w:tr>
      <w:tr w:rsidR="00D60DC3" w:rsidRPr="00A033D0" w14:paraId="51384CE9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0E595CB1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15459A9D" w14:textId="77777777" w:rsidR="00D60DC3" w:rsidRPr="00A033D0" w:rsidRDefault="00D60DC3" w:rsidP="006C25D5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1.3</w:t>
            </w:r>
          </w:p>
        </w:tc>
        <w:tc>
          <w:tcPr>
            <w:tcW w:w="5667" w:type="dxa"/>
            <w:tcBorders>
              <w:top w:val="dotted" w:sz="2" w:space="0" w:color="auto"/>
              <w:bottom w:val="nil"/>
            </w:tcBorders>
            <w:vAlign w:val="center"/>
          </w:tcPr>
          <w:p w14:paraId="2A49483C" w14:textId="424EE360" w:rsidR="00D60DC3" w:rsidRPr="00A033D0" w:rsidRDefault="3549AA67" w:rsidP="00EB18BB">
            <w:pPr>
              <w:rPr>
                <w:rFonts w:ascii="Calisto MT" w:eastAsia="Roboto" w:hAnsi="Calisto MT" w:cs="Roboto"/>
                <w:szCs w:val="24"/>
              </w:rPr>
            </w:pPr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 xml:space="preserve">Test </w:t>
            </w:r>
            <w:del w:id="21" w:author="iloadmin" w:date="2025-10-07T15:08:00Z">
              <w:r w:rsidRPr="00A033D0" w:rsidDel="00EB18BB">
                <w:rPr>
                  <w:rFonts w:ascii="Calisto MT" w:eastAsia="Roboto" w:hAnsi="Calisto MT" w:cs="Roboto"/>
                  <w:sz w:val="18"/>
                  <w:szCs w:val="18"/>
                </w:rPr>
                <w:delText>detection accuracy on sample objects</w:delText>
              </w:r>
            </w:del>
            <w:ins w:id="22" w:author="iloadmin" w:date="2025-10-07T15:08:00Z">
              <w:r w:rsidR="00EB18BB">
                <w:rPr>
                  <w:rFonts w:ascii="Calisto MT" w:eastAsia="Roboto" w:hAnsi="Calisto MT" w:cs="Roboto"/>
                  <w:sz w:val="18"/>
                  <w:szCs w:val="18"/>
                </w:rPr>
                <w:t>the algorithm with most commonly available exhibits</w:t>
              </w:r>
            </w:ins>
          </w:p>
        </w:tc>
        <w:tc>
          <w:tcPr>
            <w:tcW w:w="284" w:type="dxa"/>
            <w:tcBorders>
              <w:top w:val="single" w:sz="12" w:space="0" w:color="FFFFFF" w:themeColor="background1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864FF69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5A74247" w14:textId="77777777" w:rsidR="00D60DC3" w:rsidRPr="00A033D0" w:rsidRDefault="00D60DC3" w:rsidP="006C25D5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CA65D2E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4551A12D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67A111BD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9326A0F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E1B9898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53B9BC36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177637EA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D4BCCBF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FFA92D4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5ADFA7E1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</w:tr>
      <w:tr w:rsidR="00D60DC3" w:rsidRPr="00A033D0" w14:paraId="672256CC" w14:textId="77777777" w:rsidTr="003C6534">
        <w:trPr>
          <w:cantSplit/>
          <w:trHeight w:val="51"/>
          <w:jc w:val="center"/>
        </w:trPr>
        <w:tc>
          <w:tcPr>
            <w:tcW w:w="454" w:type="dxa"/>
            <w:vMerge/>
          </w:tcPr>
          <w:p w14:paraId="77EB6F3E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1E178D3E" w14:textId="77777777" w:rsidR="00D60DC3" w:rsidRPr="00A033D0" w:rsidRDefault="00D60DC3" w:rsidP="006C25D5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1.4</w:t>
            </w:r>
          </w:p>
        </w:tc>
        <w:tc>
          <w:tcPr>
            <w:tcW w:w="5667" w:type="dxa"/>
            <w:tcBorders>
              <w:top w:val="dotted" w:sz="2" w:space="0" w:color="auto"/>
              <w:bottom w:val="nil"/>
            </w:tcBorders>
            <w:vAlign w:val="center"/>
          </w:tcPr>
          <w:p w14:paraId="089256C6" w14:textId="55842EAC" w:rsidR="00D60DC3" w:rsidRPr="00A033D0" w:rsidRDefault="005F3B9F" w:rsidP="006C25D5">
            <w:pPr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color w:val="000000"/>
                <w:sz w:val="18"/>
                <w:szCs w:val="18"/>
                <w:shd w:val="clear" w:color="auto" w:fill="FFFFFF"/>
              </w:rPr>
              <w:t>Optional tasks</w:t>
            </w:r>
          </w:p>
        </w:tc>
        <w:tc>
          <w:tcPr>
            <w:tcW w:w="284" w:type="dxa"/>
            <w:tcBorders>
              <w:top w:val="single" w:sz="12" w:space="0" w:color="FFFFFF" w:themeColor="background1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711795D6" w14:textId="77777777" w:rsidR="00D60DC3" w:rsidRPr="00A033D0" w:rsidRDefault="00D60DC3" w:rsidP="006C25D5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0DC1D84" w14:textId="77777777" w:rsidR="00D60DC3" w:rsidRPr="00A033D0" w:rsidRDefault="00D60DC3" w:rsidP="006C25D5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76524A7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4E3BCA06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66C21A39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F74F8F0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57EEF2D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71AA389B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2A4A9968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AEBF171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89A3A8B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6FC4ACB4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</w:tr>
      <w:tr w:rsidR="00D60DC3" w:rsidRPr="00A033D0" w14:paraId="0ECE6236" w14:textId="77777777" w:rsidTr="003C6534">
        <w:trPr>
          <w:cantSplit/>
          <w:trHeight w:val="229"/>
          <w:jc w:val="center"/>
        </w:trPr>
        <w:tc>
          <w:tcPr>
            <w:tcW w:w="454" w:type="dxa"/>
            <w:vMerge/>
          </w:tcPr>
          <w:p w14:paraId="2B68AF0C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6A101827" w14:textId="77777777" w:rsidR="00D60DC3" w:rsidRPr="00A033D0" w:rsidRDefault="00D60DC3" w:rsidP="006C25D5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1.5</w:t>
            </w:r>
          </w:p>
        </w:tc>
        <w:tc>
          <w:tcPr>
            <w:tcW w:w="5667" w:type="dxa"/>
            <w:tcBorders>
              <w:top w:val="dotted" w:sz="2" w:space="0" w:color="auto"/>
              <w:bottom w:val="nil"/>
            </w:tcBorders>
            <w:vAlign w:val="center"/>
          </w:tcPr>
          <w:p w14:paraId="067B843C" w14:textId="4A313A4C" w:rsidR="00D60DC3" w:rsidRPr="00A033D0" w:rsidRDefault="002E1984" w:rsidP="006C25D5">
            <w:pPr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color w:val="000000"/>
                <w:sz w:val="18"/>
                <w:szCs w:val="18"/>
                <w:shd w:val="clear" w:color="auto" w:fill="FFFFFF"/>
              </w:rPr>
              <w:t>Optional tasks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B8CB322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FC1082C" w14:textId="77777777" w:rsidR="00D60DC3" w:rsidRPr="00A033D0" w:rsidRDefault="00D60DC3" w:rsidP="006C25D5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B63849B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13E31BA2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0AA7C9DB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1F78C48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0CD890F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180FFBAA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38365BEF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871BBFD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E459C6B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2F8EA7F6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</w:tr>
      <w:tr w:rsidR="00D60DC3" w:rsidRPr="00A033D0" w14:paraId="7CA2ECB5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1E9A5CEE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2EBC97D" w14:textId="77777777" w:rsidR="00D60DC3" w:rsidRPr="00A033D0" w:rsidRDefault="00D60DC3" w:rsidP="006C25D5">
            <w:pPr>
              <w:jc w:val="right"/>
              <w:rPr>
                <w:rFonts w:ascii="Calisto MT" w:hAnsi="Calisto MT"/>
                <w:b/>
                <w:bCs/>
                <w:sz w:val="20"/>
              </w:rPr>
            </w:pPr>
            <w:r w:rsidRPr="00A033D0">
              <w:rPr>
                <w:rFonts w:ascii="Calisto MT" w:hAnsi="Calisto MT"/>
                <w:b/>
                <w:bCs/>
                <w:sz w:val="20"/>
              </w:rPr>
              <w:t>M 1</w:t>
            </w:r>
          </w:p>
        </w:tc>
        <w:tc>
          <w:tcPr>
            <w:tcW w:w="5667" w:type="dxa"/>
            <w:tcBorders>
              <w:top w:val="dotted" w:sz="2" w:space="0" w:color="auto"/>
              <w:bottom w:val="nil"/>
            </w:tcBorders>
            <w:vAlign w:val="center"/>
          </w:tcPr>
          <w:p w14:paraId="4A9D8EA3" w14:textId="11FEEE53" w:rsidR="00D60DC3" w:rsidRPr="00A033D0" w:rsidRDefault="66FECB76" w:rsidP="00EB18BB">
            <w:pPr>
              <w:rPr>
                <w:rFonts w:ascii="Calisto MT" w:hAnsi="Calisto MT"/>
                <w:b/>
                <w:bCs/>
                <w:sz w:val="20"/>
              </w:rPr>
            </w:pPr>
            <w:r w:rsidRPr="00A033D0">
              <w:rPr>
                <w:rFonts w:ascii="Calisto MT" w:hAnsi="Calisto MT"/>
                <w:b/>
                <w:bCs/>
                <w:sz w:val="20"/>
              </w:rPr>
              <w:t xml:space="preserve">( </w:t>
            </w:r>
            <w:del w:id="23" w:author="iloadmin" w:date="2025-10-07T15:09:00Z">
              <w:r w:rsidR="183F0990" w:rsidRPr="00A033D0" w:rsidDel="00EB18BB">
                <w:rPr>
                  <w:rFonts w:ascii="Calisto MT" w:hAnsi="Calisto MT"/>
                  <w:b/>
                  <w:bCs/>
                  <w:sz w:val="20"/>
                </w:rPr>
                <w:delText>early</w:delText>
              </w:r>
              <w:r w:rsidRPr="00A033D0" w:rsidDel="00EB18BB">
                <w:rPr>
                  <w:rFonts w:ascii="Calisto MT" w:hAnsi="Calisto MT"/>
                  <w:b/>
                  <w:bCs/>
                  <w:sz w:val="20"/>
                </w:rPr>
                <w:delText xml:space="preserve"> </w:delText>
              </w:r>
              <w:r w:rsidR="4B4A760D" w:rsidRPr="00A033D0" w:rsidDel="00EB18BB">
                <w:rPr>
                  <w:rFonts w:ascii="Calisto MT" w:hAnsi="Calisto MT"/>
                  <w:b/>
                  <w:bCs/>
                  <w:sz w:val="20"/>
                </w:rPr>
                <w:delText>Nov</w:delText>
              </w:r>
            </w:del>
            <w:ins w:id="24" w:author="iloadmin" w:date="2025-10-07T15:09:00Z">
              <w:r w:rsidR="00EB18BB">
                <w:rPr>
                  <w:rFonts w:ascii="Calisto MT" w:hAnsi="Calisto MT"/>
                  <w:b/>
                  <w:bCs/>
                  <w:sz w:val="20"/>
                </w:rPr>
                <w:t>October 15th</w:t>
              </w:r>
            </w:ins>
            <w:r w:rsidRPr="00A033D0">
              <w:rPr>
                <w:rFonts w:ascii="Calisto MT" w:hAnsi="Calisto MT"/>
                <w:b/>
                <w:bCs/>
                <w:sz w:val="20"/>
              </w:rPr>
              <w:t xml:space="preserve">): </w:t>
            </w:r>
            <w:del w:id="25" w:author="iloadmin" w:date="2025-10-07T15:09:00Z">
              <w:r w:rsidRPr="00A033D0" w:rsidDel="00EB18BB">
                <w:rPr>
                  <w:rFonts w:ascii="Calisto MT" w:hAnsi="Calisto MT"/>
                  <w:b/>
                  <w:bCs/>
                  <w:sz w:val="20"/>
                </w:rPr>
                <w:delText>Object Detection Model ready.</w:delText>
              </w:r>
            </w:del>
            <w:ins w:id="26" w:author="iloadmin" w:date="2025-10-07T15:09:00Z">
              <w:r w:rsidR="00EB18BB">
                <w:rPr>
                  <w:rFonts w:ascii="Calisto MT" w:hAnsi="Calisto MT"/>
                  <w:b/>
                  <w:bCs/>
                  <w:sz w:val="20"/>
                </w:rPr>
                <w:t>Cloud search algorithm and propts ready</w:t>
              </w:r>
            </w:ins>
          </w:p>
        </w:tc>
        <w:tc>
          <w:tcPr>
            <w:tcW w:w="284" w:type="dxa"/>
            <w:tcBorders>
              <w:top w:val="dotted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975CEF8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791CC12" w14:textId="77777777" w:rsidR="00D60DC3" w:rsidRPr="00A033D0" w:rsidRDefault="00D60DC3" w:rsidP="006C25D5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F4EAF6D" w14:textId="77777777" w:rsidR="00D60DC3" w:rsidRPr="00A033D0" w:rsidRDefault="00D60DC3" w:rsidP="2A33B69F">
            <w:pPr>
              <w:jc w:val="center"/>
              <w:rPr>
                <w:rFonts w:ascii="Calisto MT" w:hAnsi="Calisto MT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58AC96C1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70203FC1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03AC08F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8F9E1BA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755563C0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67E0AC04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1340B9E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4AE7109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2333286F" w14:textId="77777777" w:rsidR="00D60DC3" w:rsidRPr="00A033D0" w:rsidRDefault="00D60DC3" w:rsidP="006C25D5">
            <w:pPr>
              <w:jc w:val="center"/>
              <w:rPr>
                <w:rFonts w:ascii="Calisto MT" w:hAnsi="Calisto MT"/>
                <w:sz w:val="18"/>
              </w:rPr>
            </w:pPr>
          </w:p>
        </w:tc>
      </w:tr>
      <w:tr w:rsidR="00D60DC3" w:rsidRPr="00A033D0" w14:paraId="627302A6" w14:textId="77777777" w:rsidTr="003C6534">
        <w:trPr>
          <w:cantSplit/>
          <w:jc w:val="center"/>
        </w:trPr>
        <w:tc>
          <w:tcPr>
            <w:tcW w:w="454" w:type="dxa"/>
            <w:vMerge w:val="restart"/>
            <w:tcBorders>
              <w:top w:val="single" w:sz="4" w:space="0" w:color="auto"/>
              <w:right w:val="nil"/>
            </w:tcBorders>
          </w:tcPr>
          <w:p w14:paraId="115FD969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  <w:p w14:paraId="25245C26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  <w:r w:rsidRPr="00A033D0">
              <w:rPr>
                <w:rFonts w:ascii="Calisto MT" w:hAnsi="Calisto MT"/>
                <w:b/>
                <w:sz w:val="18"/>
              </w:rPr>
              <w:t>2</w:t>
            </w:r>
          </w:p>
          <w:p w14:paraId="7EEFF0D2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  <w:p w14:paraId="55F6B262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62A72" w14:textId="77777777" w:rsidR="00D60DC3" w:rsidRPr="00A033D0" w:rsidRDefault="00D60DC3" w:rsidP="006C25D5">
            <w:pPr>
              <w:jc w:val="right"/>
              <w:rPr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37573D" w14:textId="77777777" w:rsidR="00D60DC3" w:rsidRPr="00A033D0" w:rsidRDefault="00D60DC3" w:rsidP="006C25D5">
            <w:pPr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1ABADE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FAC4B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018453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3E3E25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E2CAB0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869315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581F8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17CBCE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F266F8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64F65C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4BFF16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85DCC4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</w:tr>
      <w:tr w:rsidR="00D60DC3" w:rsidRPr="00A033D0" w14:paraId="0E207A30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71398407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468AE5B2" w14:textId="77777777" w:rsidR="00D60DC3" w:rsidRPr="00A033D0" w:rsidRDefault="00D60DC3" w:rsidP="006C25D5">
            <w:pPr>
              <w:jc w:val="right"/>
              <w:rPr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nil"/>
              <w:bottom w:val="nil"/>
            </w:tcBorders>
            <w:vAlign w:val="center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577"/>
            </w:tblGrid>
            <w:tr w:rsidR="2A33B69F" w:rsidRPr="00A033D0" w14:paraId="701CBABD" w14:textId="77777777" w:rsidTr="2048457C">
              <w:trPr>
                <w:trHeight w:val="300"/>
              </w:trPr>
              <w:tc>
                <w:tcPr>
                  <w:tcW w:w="5577" w:type="dxa"/>
                  <w:vAlign w:val="center"/>
                </w:tcPr>
                <w:p w14:paraId="54865D20" w14:textId="5FADDF17" w:rsidR="00FB448D" w:rsidRPr="00A033D0" w:rsidRDefault="2A33B69F" w:rsidP="2048457C">
                  <w:pPr>
                    <w:rPr>
                      <w:rFonts w:ascii="Calisto MT" w:hAnsi="Calisto MT"/>
                      <w:b/>
                      <w:bCs/>
                    </w:rPr>
                  </w:pPr>
                  <w:r w:rsidRPr="00A033D0">
                    <w:rPr>
                      <w:rFonts w:ascii="Calisto MT" w:hAnsi="Calisto MT"/>
                      <w:b/>
                      <w:bCs/>
                    </w:rPr>
                    <w:t>Sub-Object Detection</w:t>
                  </w:r>
                </w:p>
                <w:p w14:paraId="2EF3B8C5" w14:textId="7CB1DD1A" w:rsidR="00FB448D" w:rsidRPr="00A033D0" w:rsidRDefault="00FB448D" w:rsidP="0008192E">
                  <w:pPr>
                    <w:pStyle w:val="NormalWeb"/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commentRangeStart w:id="27"/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This package enhances the </w:t>
                  </w:r>
                  <w:del w:id="28" w:author="iloadmin" w:date="2025-10-07T15:11:00Z">
                    <w:r w:rsidRPr="00A033D0" w:rsidDel="0008192E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delText>object detection model</w:delText>
                    </w:r>
                  </w:del>
                  <w:ins w:id="29" w:author="iloadmin" w:date="2025-10-07T15:11:00Z">
                    <w:r w:rsidR="0008192E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cloud scan and fetch algorithm </w:t>
                    </w:r>
                  </w:ins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 to identify specific parts of artworks (e.g., statue heads or painting sections) with precise</w:t>
                  </w:r>
                  <w:ins w:id="30" w:author="iloadmin" w:date="2025-10-08T14:00:00Z">
                    <w:r w:rsidR="0042527F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 movable</w:t>
                    </w:r>
                  </w:ins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 bounding boxes, validated across multiple artifacts.</w:t>
                  </w:r>
                  <w:commentRangeEnd w:id="27"/>
                  <w:r w:rsidR="006C25D5">
                    <w:rPr>
                      <w:rStyle w:val="CommentReference"/>
                      <w:lang w:val="en-IE" w:eastAsia="en-US"/>
                    </w:rPr>
                    <w:commentReference w:id="27"/>
                  </w:r>
                </w:p>
              </w:tc>
            </w:tr>
            <w:tr w:rsidR="2A33B69F" w:rsidRPr="00A033D0" w14:paraId="693C23E7" w14:textId="77777777" w:rsidTr="00FB448D">
              <w:trPr>
                <w:trHeight w:val="81"/>
              </w:trPr>
              <w:tc>
                <w:tcPr>
                  <w:tcW w:w="5577" w:type="dxa"/>
                  <w:vAlign w:val="center"/>
                </w:tcPr>
                <w:p w14:paraId="36965E33" w14:textId="05ECCBB5" w:rsidR="2A33B69F" w:rsidRPr="00A033D0" w:rsidRDefault="2A33B69F" w:rsidP="2048457C">
                  <w:pPr>
                    <w:rPr>
                      <w:rFonts w:ascii="Calisto MT" w:hAnsi="Calisto MT"/>
                      <w:b/>
                      <w:bCs/>
                    </w:rPr>
                  </w:pPr>
                </w:p>
              </w:tc>
            </w:tr>
          </w:tbl>
          <w:p w14:paraId="599ABFE5" w14:textId="03FE1E25" w:rsidR="00D60DC3" w:rsidRPr="00A033D0" w:rsidRDefault="00D60DC3" w:rsidP="2A33B69F">
            <w:pPr>
              <w:rPr>
                <w:rFonts w:ascii="Calisto MT" w:eastAsia="Roboto" w:hAnsi="Calisto MT" w:cs="Roboto"/>
                <w:color w:val="0A0A0A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20C0930E" w14:textId="5CA24A12" w:rsidR="00D60DC3" w:rsidRPr="00A033D0" w:rsidRDefault="0F576401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6D631EB" w14:textId="7100F095" w:rsidR="00D60DC3" w:rsidRPr="00A033D0" w:rsidRDefault="0F576401" w:rsidP="2A33B69F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245AFD5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36773F58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17C5D8F4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C20D525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29DB160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66AA8DE8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3812FBE9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B56F26F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19F6F87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3C867AC4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</w:tr>
      <w:tr w:rsidR="00D60DC3" w:rsidRPr="00A033D0" w14:paraId="06904749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0EFC33C5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7C5AC61C" w14:textId="77777777" w:rsidR="00D60DC3" w:rsidRPr="00A033D0" w:rsidRDefault="00D60DC3" w:rsidP="006C25D5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2.1</w:t>
            </w:r>
          </w:p>
        </w:tc>
        <w:tc>
          <w:tcPr>
            <w:tcW w:w="5667" w:type="dxa"/>
            <w:tcBorders>
              <w:top w:val="single" w:sz="2" w:space="0" w:color="auto"/>
              <w:bottom w:val="dotted" w:sz="2" w:space="0" w:color="auto"/>
            </w:tcBorders>
            <w:vAlign w:val="center"/>
          </w:tcPr>
          <w:p w14:paraId="416F0D31" w14:textId="4E7C3863" w:rsidR="00D60DC3" w:rsidRPr="00A033D0" w:rsidRDefault="5B9B7DFF" w:rsidP="006C25D5">
            <w:pPr>
              <w:rPr>
                <w:rFonts w:ascii="Calisto MT" w:hAnsi="Calisto MT"/>
              </w:rPr>
            </w:pPr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 xml:space="preserve">Extend </w:t>
            </w:r>
            <w:ins w:id="31" w:author="iloadmin" w:date="2025-10-07T15:11:00Z">
              <w:r w:rsidR="0008192E">
                <w:rPr>
                  <w:rFonts w:ascii="Calisto MT" w:eastAsia="Roboto" w:hAnsi="Calisto MT" w:cs="Roboto"/>
                  <w:sz w:val="18"/>
                  <w:szCs w:val="18"/>
                </w:rPr>
                <w:t>algorithm and prompts</w:t>
              </w:r>
            </w:ins>
            <w:del w:id="32" w:author="iloadmin" w:date="2025-10-07T15:11:00Z">
              <w:r w:rsidRPr="00A033D0" w:rsidDel="0008192E">
                <w:rPr>
                  <w:rFonts w:ascii="Calisto MT" w:eastAsia="Roboto" w:hAnsi="Calisto MT" w:cs="Roboto"/>
                  <w:sz w:val="18"/>
                  <w:szCs w:val="18"/>
                </w:rPr>
                <w:delText>model</w:delText>
              </w:r>
            </w:del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 xml:space="preserve"> to detect parts of objects</w:t>
            </w:r>
            <w:ins w:id="33" w:author="iloadmin" w:date="2025-10-08T14:01:00Z">
              <w:r w:rsidR="0042527F">
                <w:rPr>
                  <w:rFonts w:ascii="Calisto MT" w:eastAsia="Roboto" w:hAnsi="Calisto MT" w:cs="Roboto"/>
                  <w:sz w:val="18"/>
                  <w:szCs w:val="18"/>
                </w:rPr>
                <w:t xml:space="preserve"> using movable bounding boxes</w:t>
              </w:r>
            </w:ins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 xml:space="preserve"> (e.g., statue head, painting  sections) </w:t>
            </w:r>
          </w:p>
        </w:tc>
        <w:tc>
          <w:tcPr>
            <w:tcW w:w="284" w:type="dxa"/>
            <w:tcBorders>
              <w:top w:val="single" w:sz="2" w:space="0" w:color="auto"/>
              <w:bottom w:val="single" w:sz="12" w:space="0" w:color="FFFFFF" w:themeColor="background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C59F5BA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234D41D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FBA1375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40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60894ED0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bottom w:val="single" w:sz="12" w:space="0" w:color="FFFFFF" w:themeColor="background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EA17435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2F3C548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CE4458E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1C4D2FBB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bottom w:val="single" w:sz="12" w:space="0" w:color="FFFFFF" w:themeColor="background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82CD5ED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B17B964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333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830186D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18260B68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</w:tr>
      <w:tr w:rsidR="00D60DC3" w:rsidRPr="00A033D0" w14:paraId="39B5BF99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680B7F54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1C20A21E" w14:textId="77777777" w:rsidR="00D60DC3" w:rsidRPr="00A033D0" w:rsidRDefault="00D60DC3" w:rsidP="006C25D5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2.2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AF82241" w14:textId="3E1BBE8E" w:rsidR="00D60DC3" w:rsidRPr="00A033D0" w:rsidRDefault="053C1256" w:rsidP="2048457C">
            <w:pPr>
              <w:rPr>
                <w:rFonts w:ascii="Calisto MT" w:hAnsi="Calisto MT"/>
              </w:rPr>
            </w:pPr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>Improve precision with bounding boxes</w:t>
            </w:r>
          </w:p>
        </w:tc>
        <w:tc>
          <w:tcPr>
            <w:tcW w:w="284" w:type="dxa"/>
            <w:tcBorders>
              <w:top w:val="nil"/>
              <w:bottom w:val="dotted" w:sz="2" w:space="0" w:color="auto"/>
              <w:right w:val="single" w:sz="2" w:space="0" w:color="auto"/>
            </w:tcBorders>
            <w:vAlign w:val="center"/>
          </w:tcPr>
          <w:p w14:paraId="0C46EACA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single" w:sz="12" w:space="0" w:color="FFFFFF" w:themeColor="background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7A9EC53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CDBF4AE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4D46B0D2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2BFA3AA3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9A84A98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84278B9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791DF9F7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nil"/>
              <w:bottom w:val="dotted" w:sz="2" w:space="0" w:color="auto"/>
              <w:right w:val="single" w:sz="2" w:space="0" w:color="auto"/>
            </w:tcBorders>
            <w:vAlign w:val="center"/>
          </w:tcPr>
          <w:p w14:paraId="0E0B71BE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81746FC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00B1DE4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2586A6B2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</w:tr>
      <w:tr w:rsidR="00D60DC3" w:rsidRPr="00A033D0" w14:paraId="72235840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0C842E9F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45FD3BAA" w14:textId="77777777" w:rsidR="00D60DC3" w:rsidRPr="00A033D0" w:rsidRDefault="00D60DC3" w:rsidP="006C25D5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2.3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EE6C18D" w14:textId="259F9C39" w:rsidR="00D60DC3" w:rsidRPr="00A033D0" w:rsidRDefault="1A5ACEF4" w:rsidP="2048457C">
            <w:pPr>
              <w:rPr>
                <w:rFonts w:ascii="Calisto MT" w:hAnsi="Calisto MT"/>
              </w:rPr>
            </w:pPr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>Validate with multiple artifacts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59BFB11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BFB8189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single" w:sz="12" w:space="0" w:color="FFFFFF" w:themeColor="background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AA52DC1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40" w:type="dxa"/>
            <w:tcBorders>
              <w:top w:val="single" w:sz="12" w:space="0" w:color="FFFFFF" w:themeColor="background1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4DD8F571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74CCFF6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78D2D705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4B8FE608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6A78ADA0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32A9C278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5964C49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1F96C6D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38C17E9E" w14:textId="77777777" w:rsidR="00D60DC3" w:rsidRPr="00A033D0" w:rsidRDefault="00D60DC3" w:rsidP="006C25D5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</w:tr>
      <w:tr w:rsidR="002E1984" w:rsidRPr="00A033D0" w14:paraId="14BF2E20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50FD7BD2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278408C6" w14:textId="77777777" w:rsidR="002E1984" w:rsidRPr="00A033D0" w:rsidRDefault="002E1984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2.4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F515379" w14:textId="6AD2EB1A" w:rsidR="002E1984" w:rsidRPr="00A033D0" w:rsidRDefault="002E1984" w:rsidP="002E1984">
            <w:pPr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iCs/>
                <w:color w:val="000000"/>
                <w:sz w:val="18"/>
                <w:szCs w:val="18"/>
                <w:shd w:val="clear" w:color="auto" w:fill="FFFFFF"/>
              </w:rPr>
              <w:t>Optional tasks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DFBFDA2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73DFDEE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0435146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40" w:type="dxa"/>
            <w:tcBorders>
              <w:top w:val="single" w:sz="12" w:space="0" w:color="FFFFFF" w:themeColor="background1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6191E503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50B8439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5DC5A46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417FE18F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61FCF247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FE78B00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5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0CC467C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333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vAlign w:val="center"/>
          </w:tcPr>
          <w:p w14:paraId="27B8C177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</w:tcBorders>
            <w:vAlign w:val="center"/>
          </w:tcPr>
          <w:p w14:paraId="75E2B178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</w:tr>
      <w:tr w:rsidR="002E1984" w:rsidRPr="00A033D0" w14:paraId="192D9202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055939E6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4B0EEFD7" w14:textId="77777777" w:rsidR="002E1984" w:rsidRPr="00A033D0" w:rsidRDefault="002E1984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2.5</w:t>
            </w:r>
          </w:p>
        </w:tc>
        <w:tc>
          <w:tcPr>
            <w:tcW w:w="5667" w:type="dxa"/>
            <w:tcBorders>
              <w:top w:val="dotted" w:sz="2" w:space="0" w:color="auto"/>
              <w:bottom w:val="nil"/>
            </w:tcBorders>
            <w:vAlign w:val="center"/>
          </w:tcPr>
          <w:p w14:paraId="1713E94B" w14:textId="415FA52F" w:rsidR="002E1984" w:rsidRPr="00A033D0" w:rsidRDefault="002E1984" w:rsidP="002E1984">
            <w:pPr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iCs/>
                <w:color w:val="000000"/>
                <w:sz w:val="18"/>
                <w:szCs w:val="18"/>
                <w:shd w:val="clear" w:color="auto" w:fill="FFFFFF"/>
              </w:rPr>
              <w:t>Optional tasks</w:t>
            </w:r>
          </w:p>
        </w:tc>
        <w:tc>
          <w:tcPr>
            <w:tcW w:w="284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71E9A215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AFBF68B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F2DF02A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40" w:type="dxa"/>
            <w:tcBorders>
              <w:top w:val="single" w:sz="12" w:space="0" w:color="FFFFFF" w:themeColor="background1"/>
              <w:left w:val="single" w:sz="2" w:space="0" w:color="auto"/>
              <w:bottom w:val="nil"/>
            </w:tcBorders>
            <w:vAlign w:val="center"/>
          </w:tcPr>
          <w:p w14:paraId="4063418A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AD63382" w14:textId="77777777" w:rsidR="002E1984" w:rsidRPr="00A033D0" w:rsidRDefault="002E1984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682DD0A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566A82B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nil"/>
            </w:tcBorders>
            <w:vAlign w:val="center"/>
          </w:tcPr>
          <w:p w14:paraId="6E4E43CC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4B8BE291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5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07FBF73" w14:textId="77777777" w:rsidR="002E1984" w:rsidRPr="00A033D0" w:rsidRDefault="002E1984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  <w:tc>
          <w:tcPr>
            <w:tcW w:w="33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FE07266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709181CD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</w:tr>
      <w:tr w:rsidR="002E1984" w:rsidRPr="00A033D0" w14:paraId="4EB4A96A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04470603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33BE45CE" w14:textId="2B7B195E" w:rsidR="002E1984" w:rsidRPr="00A033D0" w:rsidRDefault="002E1984" w:rsidP="002E1984">
            <w:pPr>
              <w:rPr>
                <w:rFonts w:ascii="Calisto MT" w:hAnsi="Calisto MT"/>
                <w:sz w:val="18"/>
              </w:rPr>
            </w:pPr>
            <w:r w:rsidRPr="00A033D0">
              <w:rPr>
                <w:rFonts w:ascii="Calisto MT" w:hAnsi="Calisto MT"/>
                <w:sz w:val="18"/>
              </w:rPr>
              <w:t xml:space="preserve">       2.6</w:t>
            </w:r>
          </w:p>
        </w:tc>
        <w:tc>
          <w:tcPr>
            <w:tcW w:w="5667" w:type="dxa"/>
            <w:tcBorders>
              <w:top w:val="dotted" w:sz="2" w:space="0" w:color="auto"/>
              <w:bottom w:val="nil"/>
            </w:tcBorders>
            <w:vAlign w:val="center"/>
          </w:tcPr>
          <w:p w14:paraId="2588C9D4" w14:textId="77B37496" w:rsidR="002E1984" w:rsidRPr="00A033D0" w:rsidRDefault="002E1984" w:rsidP="002E1984">
            <w:pPr>
              <w:rPr>
                <w:rFonts w:ascii="Calisto MT" w:hAnsi="Calisto MT"/>
                <w:sz w:val="18"/>
              </w:rPr>
            </w:pPr>
            <w:r w:rsidRPr="00A033D0">
              <w:rPr>
                <w:rFonts w:ascii="Calisto MT" w:hAnsi="Calisto MT"/>
                <w:i/>
                <w:iCs/>
                <w:color w:val="000000"/>
                <w:sz w:val="18"/>
                <w:szCs w:val="18"/>
                <w:shd w:val="clear" w:color="auto" w:fill="FFFFFF"/>
              </w:rPr>
              <w:t>Optional tasks</w:t>
            </w:r>
          </w:p>
        </w:tc>
        <w:tc>
          <w:tcPr>
            <w:tcW w:w="284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0BB38344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0BF727E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B97F462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1F873EAD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27C4772" w14:textId="77777777" w:rsidR="002E1984" w:rsidRPr="00A033D0" w:rsidRDefault="002E1984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  <w:r w:rsidRPr="00A033D0">
              <w:rPr>
                <w:rFonts w:ascii="Calisto MT" w:hAnsi="Calisto MT"/>
                <w:w w:val="80"/>
                <w:sz w:val="18"/>
              </w:rPr>
              <w:t></w:t>
            </w: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4CD96AA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E19BEB7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2CB64CD8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8AED68E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669E87F" w14:textId="77777777" w:rsidR="002E1984" w:rsidRPr="00A033D0" w:rsidRDefault="002E1984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808FA9E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0B837F3B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</w:tr>
      <w:tr w:rsidR="002E1984" w:rsidRPr="00A033D0" w14:paraId="028E0852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03D41D14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B6C4C5F" w14:textId="6BFF851F" w:rsidR="002E1984" w:rsidRPr="00A033D0" w:rsidRDefault="002E1984" w:rsidP="002E1984">
            <w:pPr>
              <w:jc w:val="right"/>
              <w:rPr>
                <w:rFonts w:ascii="Calisto MT" w:hAnsi="Calisto MT"/>
                <w:b/>
                <w:bCs/>
                <w:sz w:val="20"/>
              </w:rPr>
            </w:pPr>
            <w:r w:rsidRPr="00A033D0">
              <w:rPr>
                <w:rFonts w:ascii="Calisto MT" w:hAnsi="Calisto MT"/>
                <w:b/>
                <w:bCs/>
                <w:sz w:val="20"/>
              </w:rPr>
              <w:t>M 2</w:t>
            </w:r>
          </w:p>
        </w:tc>
        <w:tc>
          <w:tcPr>
            <w:tcW w:w="5667" w:type="dxa"/>
            <w:tcBorders>
              <w:top w:val="dotted" w:sz="2" w:space="0" w:color="auto"/>
              <w:bottom w:val="nil"/>
            </w:tcBorders>
            <w:vAlign w:val="center"/>
          </w:tcPr>
          <w:p w14:paraId="04BADCFD" w14:textId="1CD58E4E" w:rsidR="002E1984" w:rsidRPr="00A033D0" w:rsidRDefault="002E1984" w:rsidP="0008192E">
            <w:pPr>
              <w:rPr>
                <w:rFonts w:ascii="Calisto MT" w:hAnsi="Calisto MT"/>
                <w:b/>
                <w:bCs/>
                <w:sz w:val="20"/>
              </w:rPr>
            </w:pPr>
            <w:r w:rsidRPr="00A033D0">
              <w:rPr>
                <w:rFonts w:ascii="Calisto MT" w:hAnsi="Calisto MT"/>
                <w:b/>
                <w:bCs/>
                <w:sz w:val="20"/>
              </w:rPr>
              <w:t xml:space="preserve"> (</w:t>
            </w:r>
            <w:del w:id="34" w:author="iloadmin" w:date="2025-10-07T15:12:00Z">
              <w:r w:rsidRPr="00A033D0" w:rsidDel="0008192E">
                <w:rPr>
                  <w:rFonts w:ascii="Calisto MT" w:hAnsi="Calisto MT"/>
                  <w:b/>
                  <w:bCs/>
                  <w:sz w:val="20"/>
                </w:rPr>
                <w:delText>Mid Nov):</w:delText>
              </w:r>
            </w:del>
            <w:ins w:id="35" w:author="iloadmin" w:date="2025-10-07T15:12:00Z">
              <w:r w:rsidR="0008192E">
                <w:rPr>
                  <w:rFonts w:ascii="Calisto MT" w:hAnsi="Calisto MT"/>
                  <w:b/>
                  <w:bCs/>
                  <w:sz w:val="20"/>
                </w:rPr>
                <w:t>End of October</w:t>
              </w:r>
            </w:ins>
            <w:r w:rsidRPr="00A033D0">
              <w:rPr>
                <w:rFonts w:ascii="Calisto MT" w:hAnsi="Calisto MT"/>
                <w:b/>
                <w:bCs/>
                <w:sz w:val="20"/>
              </w:rPr>
              <w:t xml:space="preserve"> Sub-object Detection validated.</w:t>
            </w:r>
          </w:p>
        </w:tc>
        <w:tc>
          <w:tcPr>
            <w:tcW w:w="284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0FBC8EC9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FBE6353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5F54ABB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40" w:type="dxa"/>
            <w:tcBorders>
              <w:top w:val="nil"/>
              <w:left w:val="single" w:sz="2" w:space="0" w:color="auto"/>
              <w:bottom w:val="single" w:sz="4" w:space="0" w:color="auto"/>
            </w:tcBorders>
            <w:vAlign w:val="center"/>
          </w:tcPr>
          <w:p w14:paraId="3E40D122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57A3E017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4D8AAEC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721EE09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single" w:sz="4" w:space="0" w:color="auto"/>
            </w:tcBorders>
            <w:vAlign w:val="center"/>
          </w:tcPr>
          <w:p w14:paraId="7BB5A1FD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02145522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5" w:type="dxa"/>
            <w:tcBorders>
              <w:top w:val="nil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112B452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  <w:r w:rsidRPr="00A033D0">
              <w:rPr>
                <w:rFonts w:ascii="Calisto MT" w:hAnsi="Calisto MT"/>
                <w:w w:val="80"/>
                <w:sz w:val="18"/>
              </w:rPr>
              <w:t></w:t>
            </w:r>
          </w:p>
        </w:tc>
        <w:tc>
          <w:tcPr>
            <w:tcW w:w="333" w:type="dxa"/>
            <w:tcBorders>
              <w:top w:val="nil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59C85C2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single" w:sz="4" w:space="0" w:color="auto"/>
            </w:tcBorders>
            <w:vAlign w:val="center"/>
          </w:tcPr>
          <w:p w14:paraId="00C43767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</w:tr>
      <w:tr w:rsidR="002E1984" w:rsidRPr="00A033D0" w14:paraId="33AD6265" w14:textId="77777777" w:rsidTr="003C6534">
        <w:trPr>
          <w:cantSplit/>
          <w:jc w:val="center"/>
        </w:trPr>
        <w:tc>
          <w:tcPr>
            <w:tcW w:w="454" w:type="dxa"/>
            <w:vMerge w:val="restart"/>
            <w:tcBorders>
              <w:top w:val="nil"/>
              <w:bottom w:val="nil"/>
              <w:right w:val="nil"/>
            </w:tcBorders>
          </w:tcPr>
          <w:p w14:paraId="1DE1D11D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  <w:p w14:paraId="7B2001A9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  <w:r w:rsidRPr="00A033D0">
              <w:rPr>
                <w:rFonts w:ascii="Calisto MT" w:hAnsi="Calisto MT"/>
                <w:b/>
                <w:sz w:val="18"/>
              </w:rPr>
              <w:t>3</w:t>
            </w:r>
          </w:p>
          <w:p w14:paraId="15ECA3D3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  <w:p w14:paraId="3255956B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1F374" w14:textId="77777777" w:rsidR="002E1984" w:rsidRPr="00A033D0" w:rsidRDefault="002E1984" w:rsidP="002E1984">
            <w:pPr>
              <w:jc w:val="right"/>
              <w:rPr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F56ADB" w14:textId="77777777" w:rsidR="002E1984" w:rsidRPr="00A033D0" w:rsidRDefault="002E1984" w:rsidP="002E1984">
            <w:pPr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11127F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FF8228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310136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0855CC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D06380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861107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47DFC2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5FE161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562027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C50CF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54EA79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3B3CC31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</w:tr>
      <w:tr w:rsidR="002E1984" w:rsidRPr="00A033D0" w14:paraId="75C5C9F5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1DA49A6E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4EC52A5A" w14:textId="77777777" w:rsidR="002E1984" w:rsidRPr="00A033D0" w:rsidRDefault="002E1984" w:rsidP="002E1984">
            <w:pPr>
              <w:jc w:val="right"/>
              <w:rPr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nil"/>
              <w:bottom w:val="nil"/>
            </w:tcBorders>
            <w:vAlign w:val="center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577"/>
            </w:tblGrid>
            <w:tr w:rsidR="002E1984" w:rsidRPr="00A033D0" w14:paraId="5A0F1DFE" w14:textId="77777777" w:rsidTr="2048457C">
              <w:trPr>
                <w:trHeight w:val="300"/>
              </w:trPr>
              <w:tc>
                <w:tcPr>
                  <w:tcW w:w="5577" w:type="dxa"/>
                  <w:vAlign w:val="center"/>
                </w:tcPr>
                <w:p w14:paraId="0E8100BA" w14:textId="19502603" w:rsidR="0088167A" w:rsidRPr="00A033D0" w:rsidRDefault="002E1984" w:rsidP="002E1984">
                  <w:pPr>
                    <w:rPr>
                      <w:rFonts w:ascii="Calisto MT" w:hAnsi="Calisto MT"/>
                      <w:b/>
                      <w:bCs/>
                    </w:rPr>
                  </w:pPr>
                  <w:r w:rsidRPr="00A033D0">
                    <w:rPr>
                      <w:rFonts w:ascii="Calisto MT" w:hAnsi="Calisto MT"/>
                      <w:b/>
                      <w:bCs/>
                    </w:rPr>
                    <w:t>AI Description Tool</w:t>
                  </w:r>
                </w:p>
                <w:p w14:paraId="3BA2246A" w14:textId="2F1CA798" w:rsidR="0088167A" w:rsidRPr="00A033D0" w:rsidRDefault="0088167A" w:rsidP="0088167A">
                  <w:pPr>
                    <w:pStyle w:val="NormalWeb"/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This package develops an AI-powered tool to </w:t>
                  </w:r>
                  <w:ins w:id="36" w:author="iloadmin" w:date="2025-10-08T14:02:00Z">
                    <w:r w:rsidR="0042527F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search and fetch or </w:t>
                    </w:r>
                  </w:ins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>generate concise, multilingual descriptions for detected museum objects, with an interface for curators to review and edit.</w:t>
                  </w:r>
                </w:p>
              </w:tc>
            </w:tr>
            <w:tr w:rsidR="002E1984" w:rsidRPr="00A033D0" w14:paraId="5FAC1086" w14:textId="77777777" w:rsidTr="2048457C">
              <w:trPr>
                <w:trHeight w:val="300"/>
              </w:trPr>
              <w:tc>
                <w:tcPr>
                  <w:tcW w:w="5577" w:type="dxa"/>
                  <w:vAlign w:val="center"/>
                </w:tcPr>
                <w:p w14:paraId="06066BF5" w14:textId="4E504C30" w:rsidR="002E1984" w:rsidRPr="00A033D0" w:rsidRDefault="002E1984" w:rsidP="002E1984">
                  <w:pPr>
                    <w:rPr>
                      <w:rFonts w:ascii="Calisto MT" w:hAnsi="Calisto MT"/>
                    </w:rPr>
                  </w:pPr>
                </w:p>
              </w:tc>
            </w:tr>
          </w:tbl>
          <w:p w14:paraId="7CF6A7F7" w14:textId="4073AC5B" w:rsidR="002E1984" w:rsidRPr="00A033D0" w:rsidRDefault="002E1984" w:rsidP="002E1984">
            <w:pPr>
              <w:rPr>
                <w:rFonts w:ascii="Calisto MT" w:eastAsia="Roboto" w:hAnsi="Calisto MT" w:cs="Roboto"/>
                <w:color w:val="0A0A0A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1D96B6CD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9EFAAEB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A7CC80C" w14:textId="259EFC9D" w:rsidR="002E1984" w:rsidRPr="00A033D0" w:rsidRDefault="002E1984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40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6013438F" w14:textId="473D643B" w:rsidR="002E1984" w:rsidRPr="00A033D0" w:rsidRDefault="002E1984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5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5E139E90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1B6DD72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F5A1DCE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4F3634F0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6D99B181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C3B854B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2756995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7D606313" w14:textId="77777777" w:rsidR="002E1984" w:rsidRPr="00A033D0" w:rsidRDefault="002E1984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</w:tr>
      <w:tr w:rsidR="002E1984" w:rsidRPr="00A033D0" w14:paraId="5C09EDC2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3FE1B829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5162D5FC" w14:textId="77777777" w:rsidR="002E1984" w:rsidRPr="00A033D0" w:rsidRDefault="002E1984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3.1</w:t>
            </w:r>
          </w:p>
        </w:tc>
        <w:tc>
          <w:tcPr>
            <w:tcW w:w="5667" w:type="dxa"/>
            <w:tcBorders>
              <w:top w:val="single" w:sz="2" w:space="0" w:color="auto"/>
              <w:bottom w:val="dotted" w:sz="2" w:space="0" w:color="auto"/>
            </w:tcBorders>
            <w:vAlign w:val="center"/>
          </w:tcPr>
          <w:p w14:paraId="57B7FD43" w14:textId="79564D7A" w:rsidR="002E1984" w:rsidRPr="00A033D0" w:rsidRDefault="002E1984" w:rsidP="0042527F">
            <w:pPr>
              <w:rPr>
                <w:rFonts w:ascii="Calisto MT" w:hAnsi="Calisto MT"/>
              </w:rPr>
            </w:pPr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 xml:space="preserve">Use AI/ML to </w:t>
            </w:r>
            <w:del w:id="37" w:author="iloadmin" w:date="2025-10-08T14:01:00Z">
              <w:r w:rsidRPr="00A033D0" w:rsidDel="0042527F">
                <w:rPr>
                  <w:rFonts w:ascii="Calisto MT" w:eastAsia="Roboto" w:hAnsi="Calisto MT" w:cs="Roboto"/>
                  <w:sz w:val="18"/>
                  <w:szCs w:val="18"/>
                </w:rPr>
                <w:delText xml:space="preserve">generate </w:delText>
              </w:r>
            </w:del>
            <w:ins w:id="38" w:author="iloadmin" w:date="2025-10-08T14:01:00Z">
              <w:r w:rsidR="0042527F">
                <w:rPr>
                  <w:rFonts w:ascii="Calisto MT" w:eastAsia="Roboto" w:hAnsi="Calisto MT" w:cs="Roboto"/>
                  <w:sz w:val="18"/>
                  <w:szCs w:val="18"/>
                </w:rPr>
                <w:t xml:space="preserve">seach and fetch </w:t>
              </w:r>
            </w:ins>
            <w:ins w:id="39" w:author="iloadmin" w:date="2025-10-08T14:02:00Z">
              <w:r w:rsidR="0042527F">
                <w:rPr>
                  <w:rFonts w:ascii="Calisto MT" w:eastAsia="Roboto" w:hAnsi="Calisto MT" w:cs="Roboto"/>
                  <w:sz w:val="18"/>
                  <w:szCs w:val="18"/>
                </w:rPr>
                <w:t>or generate</w:t>
              </w:r>
            </w:ins>
            <w:ins w:id="40" w:author="iloadmin" w:date="2025-10-08T14:01:00Z">
              <w:r w:rsidR="0042527F" w:rsidRPr="00A033D0">
                <w:rPr>
                  <w:rFonts w:ascii="Calisto MT" w:eastAsia="Roboto" w:hAnsi="Calisto MT" w:cs="Roboto"/>
                  <w:sz w:val="18"/>
                  <w:szCs w:val="18"/>
                </w:rPr>
                <w:t xml:space="preserve"> </w:t>
              </w:r>
            </w:ins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 xml:space="preserve">short text about detected objects </w:t>
            </w:r>
          </w:p>
        </w:tc>
        <w:tc>
          <w:tcPr>
            <w:tcW w:w="284" w:type="dxa"/>
            <w:tcBorders>
              <w:top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87BCF94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0D72B3E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9A2D87D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40" w:type="dxa"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275833FD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7DCF3F0F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2B30D9A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7A1D76D4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57649175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82D2BD1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7F6C380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333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0B6BF6C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1DDA555F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</w:tr>
      <w:tr w:rsidR="002E1984" w:rsidRPr="00A033D0" w14:paraId="4F7679C0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03F319ED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20364289" w14:textId="77777777" w:rsidR="002E1984" w:rsidRPr="00A033D0" w:rsidRDefault="002E1984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3.2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CA34667" w14:textId="1B0840CB" w:rsidR="002E1984" w:rsidRPr="00A033D0" w:rsidRDefault="002E1984" w:rsidP="002E1984">
            <w:pPr>
              <w:rPr>
                <w:rFonts w:ascii="Calisto MT" w:hAnsi="Calisto MT"/>
              </w:rPr>
            </w:pPr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>Add multilingual text generation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ED0C5F0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A46974D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273C69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40" w:type="dxa"/>
            <w:tcBorders>
              <w:top w:val="single" w:sz="12" w:space="0" w:color="FFFFFF" w:themeColor="background1"/>
              <w:left w:val="single" w:sz="2" w:space="0" w:color="auto"/>
              <w:bottom w:val="dotted" w:sz="2" w:space="0" w:color="auto"/>
            </w:tcBorders>
            <w:vAlign w:val="center"/>
          </w:tcPr>
          <w:p w14:paraId="09458760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bottom w:val="single" w:sz="12" w:space="0" w:color="FFFFFF" w:themeColor="background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4B6731D6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single" w:sz="12" w:space="0" w:color="FFFFFF" w:themeColor="background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0EFAEEA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6162E7D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dotted" w:sz="2" w:space="0" w:color="auto"/>
            </w:tcBorders>
            <w:shd w:val="clear" w:color="auto" w:fill="FFFFFF" w:themeFill="background1"/>
            <w:vAlign w:val="center"/>
          </w:tcPr>
          <w:p w14:paraId="6C021EF7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dotted" w:sz="4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86AD45B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5616CD2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5986BE3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636FB4C3" w14:textId="77777777" w:rsidR="002E1984" w:rsidRPr="00A033D0" w:rsidRDefault="002E1984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</w:tr>
      <w:tr w:rsidR="002E1984" w:rsidRPr="00A033D0" w14:paraId="12418C13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0F299D95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4A8F2702" w14:textId="77777777" w:rsidR="002E1984" w:rsidRPr="00A033D0" w:rsidRDefault="002E1984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3.3</w:t>
            </w:r>
          </w:p>
        </w:tc>
        <w:tc>
          <w:tcPr>
            <w:tcW w:w="5667" w:type="dxa"/>
            <w:tcBorders>
              <w:top w:val="dotted" w:sz="2" w:space="0" w:color="auto"/>
              <w:bottom w:val="nil"/>
            </w:tcBorders>
            <w:vAlign w:val="center"/>
          </w:tcPr>
          <w:p w14:paraId="70D8554F" w14:textId="1AD73B0E" w:rsidR="002E1984" w:rsidRPr="00A033D0" w:rsidRDefault="002E1984" w:rsidP="002E1984">
            <w:pPr>
              <w:rPr>
                <w:rFonts w:ascii="Calisto MT" w:hAnsi="Calisto MT"/>
              </w:rPr>
            </w:pPr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>Allow creators to edit and approve descriptions</w:t>
            </w:r>
          </w:p>
        </w:tc>
        <w:tc>
          <w:tcPr>
            <w:tcW w:w="284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364DB2E2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DD45341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58AC592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27CA4D87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nil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70D0591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99B5720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76A6376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17764A83" w14:textId="77777777" w:rsidR="002E1984" w:rsidRPr="00A033D0" w:rsidRDefault="002E1984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30153040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7E8C49E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7CBB22B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5C7F147B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</w:tr>
      <w:tr w:rsidR="002E1984" w:rsidRPr="00A033D0" w14:paraId="3EA7A329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77A78320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05E54BD" w14:textId="77777777" w:rsidR="002E1984" w:rsidRPr="00A033D0" w:rsidRDefault="002E1984" w:rsidP="002E1984">
            <w:pPr>
              <w:jc w:val="right"/>
              <w:rPr>
                <w:rFonts w:ascii="Calisto MT" w:hAnsi="Calisto MT"/>
                <w:b/>
                <w:bCs/>
                <w:sz w:val="20"/>
              </w:rPr>
            </w:pPr>
            <w:r w:rsidRPr="00A033D0">
              <w:rPr>
                <w:rFonts w:ascii="Calisto MT" w:hAnsi="Calisto MT"/>
                <w:b/>
                <w:bCs/>
                <w:sz w:val="20"/>
              </w:rPr>
              <w:t>M 3</w:t>
            </w:r>
          </w:p>
        </w:tc>
        <w:tc>
          <w:tcPr>
            <w:tcW w:w="5667" w:type="dxa"/>
            <w:tcBorders>
              <w:top w:val="dotted" w:sz="2" w:space="0" w:color="auto"/>
              <w:bottom w:val="nil"/>
            </w:tcBorders>
            <w:vAlign w:val="center"/>
          </w:tcPr>
          <w:p w14:paraId="6DE5C913" w14:textId="2CC9ED24" w:rsidR="002E1984" w:rsidRPr="00A033D0" w:rsidRDefault="002E1984" w:rsidP="002E1984">
            <w:pPr>
              <w:rPr>
                <w:rFonts w:ascii="Calisto MT" w:hAnsi="Calisto MT"/>
                <w:b/>
                <w:bCs/>
                <w:sz w:val="20"/>
              </w:rPr>
            </w:pPr>
            <w:r w:rsidRPr="00A033D0">
              <w:rPr>
                <w:rFonts w:ascii="Calisto MT" w:hAnsi="Calisto MT"/>
                <w:b/>
                <w:bCs/>
                <w:sz w:val="20"/>
              </w:rPr>
              <w:t xml:space="preserve"> (Early-Dec): AI Description Tool complete.</w:t>
            </w:r>
          </w:p>
        </w:tc>
        <w:tc>
          <w:tcPr>
            <w:tcW w:w="284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235FC5D4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C352D75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F1DBA5F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02839253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0C913C64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AC691B0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ECFD0BC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3587BBFA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  <w:r w:rsidRPr="00A033D0">
              <w:rPr>
                <w:rFonts w:ascii="Calisto MT" w:hAnsi="Calisto MT"/>
                <w:w w:val="80"/>
                <w:sz w:val="18"/>
              </w:rPr>
              <w:t></w:t>
            </w: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33432D14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3252824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381B8AF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1296CF9E" w14:textId="77777777" w:rsidR="002E1984" w:rsidRPr="00A033D0" w:rsidRDefault="002E1984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</w:tr>
      <w:tr w:rsidR="0042527F" w:rsidRPr="00A033D0" w14:paraId="511F4EAC" w14:textId="77777777" w:rsidTr="003C6534">
        <w:trPr>
          <w:cantSplit/>
          <w:jc w:val="center"/>
          <w:ins w:id="41" w:author="iloadmin" w:date="2025-10-08T14:03:00Z"/>
        </w:trPr>
        <w:tc>
          <w:tcPr>
            <w:tcW w:w="454" w:type="dxa"/>
            <w:tcBorders>
              <w:top w:val="nil"/>
              <w:right w:val="nil"/>
            </w:tcBorders>
          </w:tcPr>
          <w:p w14:paraId="11A67AC7" w14:textId="77777777" w:rsidR="0042527F" w:rsidRPr="00A033D0" w:rsidRDefault="0042527F" w:rsidP="002E1984">
            <w:pPr>
              <w:jc w:val="center"/>
              <w:rPr>
                <w:ins w:id="42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0CD94" w14:textId="77777777" w:rsidR="0042527F" w:rsidRPr="00A033D0" w:rsidRDefault="0042527F" w:rsidP="002E1984">
            <w:pPr>
              <w:jc w:val="right"/>
              <w:rPr>
                <w:ins w:id="43" w:author="iloadmin" w:date="2025-10-08T14:03:00Z"/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9B83D4" w14:textId="77777777" w:rsidR="0042527F" w:rsidRPr="00A033D0" w:rsidRDefault="0042527F" w:rsidP="002E1984">
            <w:pPr>
              <w:rPr>
                <w:ins w:id="44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1D266C" w14:textId="77777777" w:rsidR="0042527F" w:rsidRPr="00A033D0" w:rsidRDefault="0042527F" w:rsidP="002E1984">
            <w:pPr>
              <w:jc w:val="center"/>
              <w:rPr>
                <w:ins w:id="45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7BEDE" w14:textId="77777777" w:rsidR="0042527F" w:rsidRPr="00A033D0" w:rsidRDefault="0042527F" w:rsidP="002E1984">
            <w:pPr>
              <w:jc w:val="center"/>
              <w:rPr>
                <w:ins w:id="46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424F58" w14:textId="77777777" w:rsidR="0042527F" w:rsidRPr="00A033D0" w:rsidRDefault="0042527F" w:rsidP="002E1984">
            <w:pPr>
              <w:jc w:val="center"/>
              <w:rPr>
                <w:ins w:id="47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EAD72F" w14:textId="77777777" w:rsidR="0042527F" w:rsidRPr="00A033D0" w:rsidRDefault="0042527F" w:rsidP="002E1984">
            <w:pPr>
              <w:jc w:val="center"/>
              <w:rPr>
                <w:ins w:id="48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4DF56C" w14:textId="77777777" w:rsidR="0042527F" w:rsidRPr="00A033D0" w:rsidRDefault="0042527F" w:rsidP="002E1984">
            <w:pPr>
              <w:jc w:val="center"/>
              <w:rPr>
                <w:ins w:id="49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CD17C9" w14:textId="77777777" w:rsidR="0042527F" w:rsidRPr="00A033D0" w:rsidRDefault="0042527F" w:rsidP="002E1984">
            <w:pPr>
              <w:jc w:val="center"/>
              <w:rPr>
                <w:ins w:id="50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1654E8" w14:textId="77777777" w:rsidR="0042527F" w:rsidRPr="00A033D0" w:rsidRDefault="0042527F" w:rsidP="002E1984">
            <w:pPr>
              <w:jc w:val="center"/>
              <w:rPr>
                <w:ins w:id="51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C42EC8" w14:textId="77777777" w:rsidR="0042527F" w:rsidRPr="00A033D0" w:rsidRDefault="0042527F" w:rsidP="002E1984">
            <w:pPr>
              <w:jc w:val="center"/>
              <w:rPr>
                <w:ins w:id="52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439B13" w14:textId="77777777" w:rsidR="0042527F" w:rsidRPr="00A033D0" w:rsidRDefault="0042527F" w:rsidP="002E1984">
            <w:pPr>
              <w:jc w:val="center"/>
              <w:rPr>
                <w:ins w:id="53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A121BD" w14:textId="77777777" w:rsidR="0042527F" w:rsidRPr="00A033D0" w:rsidRDefault="0042527F" w:rsidP="002E1984">
            <w:pPr>
              <w:jc w:val="center"/>
              <w:rPr>
                <w:ins w:id="54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98109F" w14:textId="77777777" w:rsidR="0042527F" w:rsidRPr="00A033D0" w:rsidRDefault="0042527F" w:rsidP="002E1984">
            <w:pPr>
              <w:jc w:val="center"/>
              <w:rPr>
                <w:ins w:id="55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6C2901B" w14:textId="77777777" w:rsidR="0042527F" w:rsidRPr="00A033D0" w:rsidRDefault="0042527F" w:rsidP="002E1984">
            <w:pPr>
              <w:jc w:val="center"/>
              <w:rPr>
                <w:ins w:id="56" w:author="iloadmin" w:date="2025-10-08T14:03:00Z"/>
                <w:rFonts w:ascii="Calisto MT" w:hAnsi="Calisto MT"/>
                <w:b/>
                <w:sz w:val="18"/>
              </w:rPr>
            </w:pPr>
          </w:p>
        </w:tc>
      </w:tr>
      <w:tr w:rsidR="0042527F" w:rsidRPr="00A033D0" w14:paraId="295C0B74" w14:textId="77777777" w:rsidTr="003C6534">
        <w:trPr>
          <w:cantSplit/>
          <w:jc w:val="center"/>
          <w:ins w:id="57" w:author="iloadmin" w:date="2025-10-08T14:03:00Z"/>
        </w:trPr>
        <w:tc>
          <w:tcPr>
            <w:tcW w:w="454" w:type="dxa"/>
            <w:tcBorders>
              <w:top w:val="nil"/>
              <w:right w:val="nil"/>
            </w:tcBorders>
          </w:tcPr>
          <w:p w14:paraId="391A07C8" w14:textId="7332D92A" w:rsidR="0042527F" w:rsidRPr="00A033D0" w:rsidRDefault="0042527F" w:rsidP="002E1984">
            <w:pPr>
              <w:jc w:val="center"/>
              <w:rPr>
                <w:ins w:id="58" w:author="iloadmin" w:date="2025-10-08T14:03:00Z"/>
                <w:rFonts w:ascii="Calisto MT" w:hAnsi="Calisto MT"/>
                <w:b/>
                <w:sz w:val="18"/>
              </w:rPr>
            </w:pPr>
            <w:ins w:id="59" w:author="iloadmin" w:date="2025-10-08T14:04:00Z">
              <w:r>
                <w:rPr>
                  <w:rFonts w:ascii="Calisto MT" w:hAnsi="Calisto MT"/>
                  <w:b/>
                  <w:sz w:val="18"/>
                </w:rPr>
                <w:lastRenderedPageBreak/>
                <w:t>4</w:t>
              </w:r>
            </w:ins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961B1" w14:textId="77777777" w:rsidR="0042527F" w:rsidRPr="00A033D0" w:rsidRDefault="0042527F" w:rsidP="002E1984">
            <w:pPr>
              <w:jc w:val="right"/>
              <w:rPr>
                <w:ins w:id="60" w:author="iloadmin" w:date="2025-10-08T14:03:00Z"/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577"/>
            </w:tblGrid>
            <w:tr w:rsidR="0042527F" w:rsidRPr="00A033D0" w14:paraId="552723C0" w14:textId="77777777" w:rsidTr="0042527F">
              <w:trPr>
                <w:trHeight w:val="300"/>
                <w:ins w:id="61" w:author="iloadmin" w:date="2025-10-08T14:04:00Z"/>
              </w:trPr>
              <w:tc>
                <w:tcPr>
                  <w:tcW w:w="5577" w:type="dxa"/>
                  <w:vAlign w:val="center"/>
                </w:tcPr>
                <w:p w14:paraId="2EFAF318" w14:textId="300B5BB8" w:rsidR="0042527F" w:rsidRPr="00A033D0" w:rsidRDefault="0042527F" w:rsidP="0042527F">
                  <w:pPr>
                    <w:rPr>
                      <w:ins w:id="62" w:author="iloadmin" w:date="2025-10-08T14:04:00Z"/>
                      <w:rFonts w:ascii="Calisto MT" w:hAnsi="Calisto MT"/>
                      <w:b/>
                      <w:bCs/>
                    </w:rPr>
                  </w:pPr>
                  <w:ins w:id="63" w:author="iloadmin" w:date="2025-10-08T14:04:00Z">
                    <w:r w:rsidRPr="00A033D0">
                      <w:rPr>
                        <w:rFonts w:ascii="Calisto MT" w:hAnsi="Calisto MT"/>
                        <w:b/>
                        <w:bCs/>
                      </w:rPr>
                      <w:t xml:space="preserve">AI </w:t>
                    </w:r>
                    <w:r>
                      <w:rPr>
                        <w:rFonts w:ascii="Calisto MT" w:hAnsi="Calisto MT"/>
                        <w:b/>
                        <w:bCs/>
                      </w:rPr>
                      <w:t>Digital Overlay</w:t>
                    </w:r>
                    <w:r w:rsidRPr="00A033D0">
                      <w:rPr>
                        <w:rFonts w:ascii="Calisto MT" w:hAnsi="Calisto MT"/>
                        <w:b/>
                        <w:bCs/>
                      </w:rPr>
                      <w:t xml:space="preserve"> Tool</w:t>
                    </w:r>
                  </w:ins>
                </w:p>
                <w:p w14:paraId="6C4CB0CA" w14:textId="77D572CE" w:rsidR="0042527F" w:rsidRPr="00A033D0" w:rsidRDefault="0042527F" w:rsidP="0042527F">
                  <w:pPr>
                    <w:pStyle w:val="NormalWeb"/>
                    <w:rPr>
                      <w:ins w:id="64" w:author="iloadmin" w:date="2025-10-08T14:04:00Z"/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ins w:id="65" w:author="iloadmin" w:date="2025-10-08T14:04:00Z">
                    <w:r w:rsidRPr="00A033D0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This package develops an AI-powered tool to </w:t>
                    </w:r>
                    <w:r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search and fetch or </w:t>
                    </w:r>
                    <w:r w:rsidRPr="00A033D0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generate concise, multilingual </w:t>
                    </w:r>
                  </w:ins>
                  <w:ins w:id="66" w:author="iloadmin" w:date="2025-10-08T14:05:00Z">
                    <w:r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>stories in audio, video or other digital media</w:t>
                    </w:r>
                  </w:ins>
                  <w:ins w:id="67" w:author="iloadmin" w:date="2025-10-08T14:04:00Z">
                    <w:r w:rsidRPr="00A033D0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 for detected museum objects, with an interface for curators to review and edit.</w:t>
                    </w:r>
                  </w:ins>
                </w:p>
              </w:tc>
            </w:tr>
            <w:tr w:rsidR="0042527F" w:rsidRPr="00A033D0" w14:paraId="07A3CB8B" w14:textId="77777777" w:rsidTr="0042527F">
              <w:trPr>
                <w:trHeight w:val="300"/>
                <w:ins w:id="68" w:author="iloadmin" w:date="2025-10-08T14:04:00Z"/>
              </w:trPr>
              <w:tc>
                <w:tcPr>
                  <w:tcW w:w="5577" w:type="dxa"/>
                  <w:vAlign w:val="center"/>
                </w:tcPr>
                <w:p w14:paraId="59936C04" w14:textId="77777777" w:rsidR="0042527F" w:rsidRPr="00A033D0" w:rsidRDefault="0042527F" w:rsidP="0042527F">
                  <w:pPr>
                    <w:rPr>
                      <w:ins w:id="69" w:author="iloadmin" w:date="2025-10-08T14:04:00Z"/>
                      <w:rFonts w:ascii="Calisto MT" w:hAnsi="Calisto MT"/>
                    </w:rPr>
                  </w:pPr>
                </w:p>
              </w:tc>
            </w:tr>
          </w:tbl>
          <w:p w14:paraId="1B159B92" w14:textId="77777777" w:rsidR="0042527F" w:rsidRPr="00A033D0" w:rsidRDefault="0042527F" w:rsidP="002E1984">
            <w:pPr>
              <w:rPr>
                <w:ins w:id="70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FDE278" w14:textId="77777777" w:rsidR="0042527F" w:rsidRPr="00A033D0" w:rsidRDefault="0042527F" w:rsidP="002E1984">
            <w:pPr>
              <w:jc w:val="center"/>
              <w:rPr>
                <w:ins w:id="71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E5D26F" w14:textId="77777777" w:rsidR="0042527F" w:rsidRPr="00A033D0" w:rsidRDefault="0042527F" w:rsidP="002E1984">
            <w:pPr>
              <w:jc w:val="center"/>
              <w:rPr>
                <w:ins w:id="72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C6D90C" w14:textId="77777777" w:rsidR="0042527F" w:rsidRPr="00A033D0" w:rsidRDefault="0042527F" w:rsidP="002E1984">
            <w:pPr>
              <w:jc w:val="center"/>
              <w:rPr>
                <w:ins w:id="73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816A69" w14:textId="77777777" w:rsidR="0042527F" w:rsidRPr="00A033D0" w:rsidRDefault="0042527F" w:rsidP="002E1984">
            <w:pPr>
              <w:jc w:val="center"/>
              <w:rPr>
                <w:ins w:id="74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DC422B" w14:textId="77777777" w:rsidR="0042527F" w:rsidRPr="00A033D0" w:rsidRDefault="0042527F" w:rsidP="002E1984">
            <w:pPr>
              <w:jc w:val="center"/>
              <w:rPr>
                <w:ins w:id="75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E34790" w14:textId="77777777" w:rsidR="0042527F" w:rsidRPr="00A033D0" w:rsidRDefault="0042527F" w:rsidP="002E1984">
            <w:pPr>
              <w:jc w:val="center"/>
              <w:rPr>
                <w:ins w:id="76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3D0DEA" w14:textId="77777777" w:rsidR="0042527F" w:rsidRPr="00A033D0" w:rsidRDefault="0042527F" w:rsidP="002E1984">
            <w:pPr>
              <w:jc w:val="center"/>
              <w:rPr>
                <w:ins w:id="77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4BC977" w14:textId="77777777" w:rsidR="0042527F" w:rsidRPr="00A033D0" w:rsidRDefault="0042527F" w:rsidP="002E1984">
            <w:pPr>
              <w:jc w:val="center"/>
              <w:rPr>
                <w:ins w:id="78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7C8CA8" w14:textId="77777777" w:rsidR="0042527F" w:rsidRPr="00A033D0" w:rsidRDefault="0042527F" w:rsidP="002E1984">
            <w:pPr>
              <w:jc w:val="center"/>
              <w:rPr>
                <w:ins w:id="79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2CEC3C" w14:textId="77777777" w:rsidR="0042527F" w:rsidRPr="00A033D0" w:rsidRDefault="0042527F" w:rsidP="002E1984">
            <w:pPr>
              <w:jc w:val="center"/>
              <w:rPr>
                <w:ins w:id="80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6FA684" w14:textId="77777777" w:rsidR="0042527F" w:rsidRPr="00A033D0" w:rsidRDefault="0042527F" w:rsidP="002E1984">
            <w:pPr>
              <w:jc w:val="center"/>
              <w:rPr>
                <w:ins w:id="81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354054B" w14:textId="77777777" w:rsidR="0042527F" w:rsidRPr="00A033D0" w:rsidRDefault="0042527F" w:rsidP="002E1984">
            <w:pPr>
              <w:jc w:val="center"/>
              <w:rPr>
                <w:ins w:id="82" w:author="iloadmin" w:date="2025-10-08T14:03:00Z"/>
                <w:rFonts w:ascii="Calisto MT" w:hAnsi="Calisto MT"/>
                <w:b/>
                <w:sz w:val="18"/>
              </w:rPr>
            </w:pPr>
          </w:p>
        </w:tc>
      </w:tr>
      <w:tr w:rsidR="0042527F" w:rsidRPr="00A033D0" w14:paraId="75D74822" w14:textId="77777777" w:rsidTr="003C6534">
        <w:trPr>
          <w:cantSplit/>
          <w:jc w:val="center"/>
          <w:ins w:id="83" w:author="iloadmin" w:date="2025-10-08T14:03:00Z"/>
        </w:trPr>
        <w:tc>
          <w:tcPr>
            <w:tcW w:w="454" w:type="dxa"/>
            <w:tcBorders>
              <w:top w:val="nil"/>
              <w:right w:val="nil"/>
            </w:tcBorders>
          </w:tcPr>
          <w:p w14:paraId="4B30289F" w14:textId="77777777" w:rsidR="0042527F" w:rsidRPr="00A033D0" w:rsidRDefault="0042527F" w:rsidP="002E1984">
            <w:pPr>
              <w:jc w:val="center"/>
              <w:rPr>
                <w:ins w:id="84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3408B" w14:textId="77777777" w:rsidR="0042527F" w:rsidRPr="00A033D0" w:rsidRDefault="0042527F" w:rsidP="002E1984">
            <w:pPr>
              <w:jc w:val="right"/>
              <w:rPr>
                <w:ins w:id="85" w:author="iloadmin" w:date="2025-10-08T14:03:00Z"/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1FD3BC" w14:textId="64B7055E" w:rsidR="0042527F" w:rsidRPr="00A033D0" w:rsidRDefault="0042527F" w:rsidP="0042527F">
            <w:pPr>
              <w:rPr>
                <w:ins w:id="86" w:author="iloadmin" w:date="2025-10-08T14:03:00Z"/>
                <w:rFonts w:ascii="Calisto MT" w:hAnsi="Calisto MT"/>
                <w:b/>
                <w:sz w:val="18"/>
              </w:rPr>
            </w:pPr>
            <w:ins w:id="87" w:author="iloadmin" w:date="2025-10-08T14:04:00Z">
              <w:r w:rsidRPr="00A033D0">
                <w:rPr>
                  <w:rFonts w:ascii="Calisto MT" w:eastAsia="Roboto" w:hAnsi="Calisto MT" w:cs="Roboto"/>
                  <w:sz w:val="18"/>
                  <w:szCs w:val="18"/>
                </w:rPr>
                <w:t xml:space="preserve">Use AI/ML to </w:t>
              </w:r>
              <w:r>
                <w:rPr>
                  <w:rFonts w:ascii="Calisto MT" w:eastAsia="Roboto" w:hAnsi="Calisto MT" w:cs="Roboto"/>
                  <w:sz w:val="18"/>
                  <w:szCs w:val="18"/>
                </w:rPr>
                <w:t>seach and fetch or generate</w:t>
              </w:r>
              <w:r w:rsidRPr="00A033D0">
                <w:rPr>
                  <w:rFonts w:ascii="Calisto MT" w:eastAsia="Roboto" w:hAnsi="Calisto MT" w:cs="Roboto"/>
                  <w:sz w:val="18"/>
                  <w:szCs w:val="18"/>
                </w:rPr>
                <w:t xml:space="preserve"> </w:t>
              </w:r>
            </w:ins>
            <w:ins w:id="88" w:author="iloadmin" w:date="2025-10-08T14:06:00Z">
              <w:r>
                <w:rPr>
                  <w:rFonts w:ascii="Calisto MT" w:eastAsia="Roboto" w:hAnsi="Calisto MT" w:cs="Roboto"/>
                  <w:sz w:val="18"/>
                  <w:szCs w:val="18"/>
                </w:rPr>
                <w:t>digital storytelling media in audio, video and other formats</w:t>
              </w:r>
            </w:ins>
            <w:ins w:id="89" w:author="iloadmin" w:date="2025-10-08T14:04:00Z">
              <w:r w:rsidRPr="00A033D0">
                <w:rPr>
                  <w:rFonts w:ascii="Calisto MT" w:eastAsia="Roboto" w:hAnsi="Calisto MT" w:cs="Roboto"/>
                  <w:sz w:val="18"/>
                  <w:szCs w:val="18"/>
                </w:rPr>
                <w:t xml:space="preserve"> about detected objects</w:t>
              </w:r>
            </w:ins>
            <w:ins w:id="90" w:author="iloadmin" w:date="2025-10-08T14:06:00Z">
              <w:r>
                <w:rPr>
                  <w:rFonts w:ascii="Calisto MT" w:eastAsia="Roboto" w:hAnsi="Calisto MT" w:cs="Roboto"/>
                  <w:sz w:val="18"/>
                  <w:szCs w:val="18"/>
                </w:rPr>
                <w:t xml:space="preserve"> and link them to those objects</w:t>
              </w:r>
            </w:ins>
            <w:ins w:id="91" w:author="iloadmin" w:date="2025-10-08T14:04:00Z">
              <w:r w:rsidRPr="00A033D0">
                <w:rPr>
                  <w:rFonts w:ascii="Calisto MT" w:eastAsia="Roboto" w:hAnsi="Calisto MT" w:cs="Roboto"/>
                  <w:sz w:val="18"/>
                  <w:szCs w:val="18"/>
                </w:rPr>
                <w:t xml:space="preserve"> </w:t>
              </w:r>
            </w:ins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0AB8D3" w14:textId="77777777" w:rsidR="0042527F" w:rsidRPr="00A033D0" w:rsidRDefault="0042527F" w:rsidP="002E1984">
            <w:pPr>
              <w:jc w:val="center"/>
              <w:rPr>
                <w:ins w:id="92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615535" w14:textId="77777777" w:rsidR="0042527F" w:rsidRPr="00A033D0" w:rsidRDefault="0042527F" w:rsidP="002E1984">
            <w:pPr>
              <w:jc w:val="center"/>
              <w:rPr>
                <w:ins w:id="93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0EDB4C" w14:textId="77777777" w:rsidR="0042527F" w:rsidRPr="00A033D0" w:rsidRDefault="0042527F" w:rsidP="002E1984">
            <w:pPr>
              <w:jc w:val="center"/>
              <w:rPr>
                <w:ins w:id="94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FFD4FE" w14:textId="77777777" w:rsidR="0042527F" w:rsidRPr="00A033D0" w:rsidRDefault="0042527F" w:rsidP="002E1984">
            <w:pPr>
              <w:jc w:val="center"/>
              <w:rPr>
                <w:ins w:id="95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9ADAC8" w14:textId="77777777" w:rsidR="0042527F" w:rsidRPr="00A033D0" w:rsidRDefault="0042527F" w:rsidP="002E1984">
            <w:pPr>
              <w:jc w:val="center"/>
              <w:rPr>
                <w:ins w:id="96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C80192" w14:textId="77777777" w:rsidR="0042527F" w:rsidRPr="00A033D0" w:rsidRDefault="0042527F" w:rsidP="002E1984">
            <w:pPr>
              <w:jc w:val="center"/>
              <w:rPr>
                <w:ins w:id="97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F132DA" w14:textId="77777777" w:rsidR="0042527F" w:rsidRPr="00A033D0" w:rsidRDefault="0042527F" w:rsidP="002E1984">
            <w:pPr>
              <w:jc w:val="center"/>
              <w:rPr>
                <w:ins w:id="98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38B5ED" w14:textId="77777777" w:rsidR="0042527F" w:rsidRPr="00A033D0" w:rsidRDefault="0042527F" w:rsidP="002E1984">
            <w:pPr>
              <w:jc w:val="center"/>
              <w:rPr>
                <w:ins w:id="99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A8320B" w14:textId="77777777" w:rsidR="0042527F" w:rsidRPr="00A033D0" w:rsidRDefault="0042527F" w:rsidP="002E1984">
            <w:pPr>
              <w:jc w:val="center"/>
              <w:rPr>
                <w:ins w:id="100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94AE09" w14:textId="77777777" w:rsidR="0042527F" w:rsidRPr="00A033D0" w:rsidRDefault="0042527F" w:rsidP="002E1984">
            <w:pPr>
              <w:jc w:val="center"/>
              <w:rPr>
                <w:ins w:id="101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E5412C" w14:textId="77777777" w:rsidR="0042527F" w:rsidRPr="00A033D0" w:rsidRDefault="0042527F" w:rsidP="002E1984">
            <w:pPr>
              <w:jc w:val="center"/>
              <w:rPr>
                <w:ins w:id="102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C020DC5" w14:textId="77777777" w:rsidR="0042527F" w:rsidRPr="00A033D0" w:rsidRDefault="0042527F" w:rsidP="002E1984">
            <w:pPr>
              <w:jc w:val="center"/>
              <w:rPr>
                <w:ins w:id="103" w:author="iloadmin" w:date="2025-10-08T14:03:00Z"/>
                <w:rFonts w:ascii="Calisto MT" w:hAnsi="Calisto MT"/>
                <w:b/>
                <w:sz w:val="18"/>
              </w:rPr>
            </w:pPr>
          </w:p>
        </w:tc>
      </w:tr>
      <w:tr w:rsidR="0042527F" w:rsidRPr="00A033D0" w14:paraId="0C628F63" w14:textId="77777777" w:rsidTr="003C6534">
        <w:trPr>
          <w:cantSplit/>
          <w:jc w:val="center"/>
          <w:ins w:id="104" w:author="iloadmin" w:date="2025-10-08T14:03:00Z"/>
        </w:trPr>
        <w:tc>
          <w:tcPr>
            <w:tcW w:w="454" w:type="dxa"/>
            <w:tcBorders>
              <w:top w:val="nil"/>
              <w:right w:val="nil"/>
            </w:tcBorders>
          </w:tcPr>
          <w:p w14:paraId="5EF72D12" w14:textId="77777777" w:rsidR="0042527F" w:rsidRPr="00A033D0" w:rsidRDefault="0042527F" w:rsidP="002E1984">
            <w:pPr>
              <w:jc w:val="center"/>
              <w:rPr>
                <w:ins w:id="105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8FAF5" w14:textId="77777777" w:rsidR="0042527F" w:rsidRPr="00A033D0" w:rsidRDefault="0042527F" w:rsidP="002E1984">
            <w:pPr>
              <w:jc w:val="right"/>
              <w:rPr>
                <w:ins w:id="106" w:author="iloadmin" w:date="2025-10-08T14:03:00Z"/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1066AA" w14:textId="2F2C73B1" w:rsidR="0042527F" w:rsidRPr="00A033D0" w:rsidRDefault="0042527F" w:rsidP="0042527F">
            <w:pPr>
              <w:rPr>
                <w:ins w:id="107" w:author="iloadmin" w:date="2025-10-08T14:03:00Z"/>
                <w:rFonts w:ascii="Calisto MT" w:hAnsi="Calisto MT"/>
                <w:b/>
                <w:sz w:val="18"/>
              </w:rPr>
            </w:pPr>
            <w:ins w:id="108" w:author="iloadmin" w:date="2025-10-08T14:04:00Z">
              <w:r w:rsidRPr="00A033D0">
                <w:rPr>
                  <w:rFonts w:ascii="Calisto MT" w:eastAsia="Roboto" w:hAnsi="Calisto MT" w:cs="Roboto"/>
                  <w:sz w:val="18"/>
                  <w:szCs w:val="18"/>
                </w:rPr>
                <w:t xml:space="preserve">Add multilingual </w:t>
              </w:r>
            </w:ins>
            <w:ins w:id="109" w:author="iloadmin" w:date="2025-10-08T14:06:00Z">
              <w:r>
                <w:rPr>
                  <w:rFonts w:ascii="Calisto MT" w:eastAsia="Roboto" w:hAnsi="Calisto MT" w:cs="Roboto"/>
                  <w:sz w:val="18"/>
                  <w:szCs w:val="18"/>
                </w:rPr>
                <w:t xml:space="preserve">audio </w:t>
              </w:r>
            </w:ins>
            <w:ins w:id="110" w:author="iloadmin" w:date="2025-10-08T14:04:00Z">
              <w:r w:rsidRPr="00A033D0">
                <w:rPr>
                  <w:rFonts w:ascii="Calisto MT" w:eastAsia="Roboto" w:hAnsi="Calisto MT" w:cs="Roboto"/>
                  <w:sz w:val="18"/>
                  <w:szCs w:val="18"/>
                </w:rPr>
                <w:t>generation</w:t>
              </w:r>
            </w:ins>
            <w:ins w:id="111" w:author="iloadmin" w:date="2025-10-08T14:06:00Z">
              <w:r>
                <w:rPr>
                  <w:rFonts w:ascii="Calisto MT" w:eastAsia="Roboto" w:hAnsi="Calisto MT" w:cs="Roboto"/>
                  <w:sz w:val="18"/>
                  <w:szCs w:val="18"/>
                </w:rPr>
                <w:t xml:space="preserve"> for audio stories and audios components of videos</w:t>
              </w:r>
            </w:ins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3F638B" w14:textId="77777777" w:rsidR="0042527F" w:rsidRPr="00A033D0" w:rsidRDefault="0042527F" w:rsidP="002E1984">
            <w:pPr>
              <w:jc w:val="center"/>
              <w:rPr>
                <w:ins w:id="112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3DAB8E5" w14:textId="77777777" w:rsidR="0042527F" w:rsidRPr="00A033D0" w:rsidRDefault="0042527F" w:rsidP="002E1984">
            <w:pPr>
              <w:jc w:val="center"/>
              <w:rPr>
                <w:ins w:id="113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F3E429" w14:textId="77777777" w:rsidR="0042527F" w:rsidRPr="00A033D0" w:rsidRDefault="0042527F" w:rsidP="002E1984">
            <w:pPr>
              <w:jc w:val="center"/>
              <w:rPr>
                <w:ins w:id="114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84D0DC" w14:textId="77777777" w:rsidR="0042527F" w:rsidRPr="00A033D0" w:rsidRDefault="0042527F" w:rsidP="002E1984">
            <w:pPr>
              <w:jc w:val="center"/>
              <w:rPr>
                <w:ins w:id="115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4D6B34" w14:textId="77777777" w:rsidR="0042527F" w:rsidRPr="00A033D0" w:rsidRDefault="0042527F" w:rsidP="002E1984">
            <w:pPr>
              <w:jc w:val="center"/>
              <w:rPr>
                <w:ins w:id="116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167737" w14:textId="77777777" w:rsidR="0042527F" w:rsidRPr="00A033D0" w:rsidRDefault="0042527F" w:rsidP="002E1984">
            <w:pPr>
              <w:jc w:val="center"/>
              <w:rPr>
                <w:ins w:id="117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E86434" w14:textId="77777777" w:rsidR="0042527F" w:rsidRPr="00A033D0" w:rsidRDefault="0042527F" w:rsidP="002E1984">
            <w:pPr>
              <w:jc w:val="center"/>
              <w:rPr>
                <w:ins w:id="118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C58F609" w14:textId="77777777" w:rsidR="0042527F" w:rsidRPr="00A033D0" w:rsidRDefault="0042527F" w:rsidP="002E1984">
            <w:pPr>
              <w:jc w:val="center"/>
              <w:rPr>
                <w:ins w:id="119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E37442" w14:textId="77777777" w:rsidR="0042527F" w:rsidRPr="00A033D0" w:rsidRDefault="0042527F" w:rsidP="002E1984">
            <w:pPr>
              <w:jc w:val="center"/>
              <w:rPr>
                <w:ins w:id="120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F002A3" w14:textId="77777777" w:rsidR="0042527F" w:rsidRPr="00A033D0" w:rsidRDefault="0042527F" w:rsidP="002E1984">
            <w:pPr>
              <w:jc w:val="center"/>
              <w:rPr>
                <w:ins w:id="121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A1E808" w14:textId="77777777" w:rsidR="0042527F" w:rsidRPr="00A033D0" w:rsidRDefault="0042527F" w:rsidP="002E1984">
            <w:pPr>
              <w:jc w:val="center"/>
              <w:rPr>
                <w:ins w:id="122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F4F32F4" w14:textId="77777777" w:rsidR="0042527F" w:rsidRPr="00A033D0" w:rsidRDefault="0042527F" w:rsidP="002E1984">
            <w:pPr>
              <w:jc w:val="center"/>
              <w:rPr>
                <w:ins w:id="123" w:author="iloadmin" w:date="2025-10-08T14:03:00Z"/>
                <w:rFonts w:ascii="Calisto MT" w:hAnsi="Calisto MT"/>
                <w:b/>
                <w:sz w:val="18"/>
              </w:rPr>
            </w:pPr>
          </w:p>
        </w:tc>
      </w:tr>
      <w:tr w:rsidR="0042527F" w:rsidRPr="00A033D0" w14:paraId="3C849D04" w14:textId="77777777" w:rsidTr="003C6534">
        <w:trPr>
          <w:cantSplit/>
          <w:jc w:val="center"/>
          <w:ins w:id="124" w:author="iloadmin" w:date="2025-10-08T14:03:00Z"/>
        </w:trPr>
        <w:tc>
          <w:tcPr>
            <w:tcW w:w="454" w:type="dxa"/>
            <w:tcBorders>
              <w:top w:val="nil"/>
              <w:right w:val="nil"/>
            </w:tcBorders>
          </w:tcPr>
          <w:p w14:paraId="3C238D26" w14:textId="77777777" w:rsidR="0042527F" w:rsidRPr="00A033D0" w:rsidRDefault="0042527F" w:rsidP="002E1984">
            <w:pPr>
              <w:jc w:val="center"/>
              <w:rPr>
                <w:ins w:id="125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ACFE2" w14:textId="77777777" w:rsidR="0042527F" w:rsidRPr="00A033D0" w:rsidRDefault="0042527F" w:rsidP="002E1984">
            <w:pPr>
              <w:jc w:val="right"/>
              <w:rPr>
                <w:ins w:id="126" w:author="iloadmin" w:date="2025-10-08T14:03:00Z"/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35EC37" w14:textId="76B59589" w:rsidR="0042527F" w:rsidRPr="00A033D0" w:rsidRDefault="0042527F" w:rsidP="0042527F">
            <w:pPr>
              <w:rPr>
                <w:ins w:id="127" w:author="iloadmin" w:date="2025-10-08T14:03:00Z"/>
                <w:rFonts w:ascii="Calisto MT" w:hAnsi="Calisto MT"/>
                <w:b/>
                <w:sz w:val="18"/>
              </w:rPr>
            </w:pPr>
            <w:ins w:id="128" w:author="iloadmin" w:date="2025-10-08T14:04:00Z">
              <w:r w:rsidRPr="00A033D0">
                <w:rPr>
                  <w:rFonts w:ascii="Calisto MT" w:eastAsia="Roboto" w:hAnsi="Calisto MT" w:cs="Roboto"/>
                  <w:sz w:val="18"/>
                  <w:szCs w:val="18"/>
                </w:rPr>
                <w:t>Allow creators to edit and approve d</w:t>
              </w:r>
            </w:ins>
            <w:ins w:id="129" w:author="iloadmin" w:date="2025-10-08T14:07:00Z">
              <w:r>
                <w:rPr>
                  <w:rFonts w:ascii="Calisto MT" w:eastAsia="Roboto" w:hAnsi="Calisto MT" w:cs="Roboto"/>
                  <w:sz w:val="18"/>
                  <w:szCs w:val="18"/>
                </w:rPr>
                <w:t>igital overlays</w:t>
              </w:r>
            </w:ins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B3CF05" w14:textId="77777777" w:rsidR="0042527F" w:rsidRPr="00A033D0" w:rsidRDefault="0042527F" w:rsidP="002E1984">
            <w:pPr>
              <w:jc w:val="center"/>
              <w:rPr>
                <w:ins w:id="130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19F93D" w14:textId="77777777" w:rsidR="0042527F" w:rsidRPr="00A033D0" w:rsidRDefault="0042527F" w:rsidP="002E1984">
            <w:pPr>
              <w:jc w:val="center"/>
              <w:rPr>
                <w:ins w:id="131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7B6DE7" w14:textId="77777777" w:rsidR="0042527F" w:rsidRPr="00A033D0" w:rsidRDefault="0042527F" w:rsidP="002E1984">
            <w:pPr>
              <w:jc w:val="center"/>
              <w:rPr>
                <w:ins w:id="132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342177" w14:textId="77777777" w:rsidR="0042527F" w:rsidRPr="00A033D0" w:rsidRDefault="0042527F" w:rsidP="002E1984">
            <w:pPr>
              <w:jc w:val="center"/>
              <w:rPr>
                <w:ins w:id="133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F4B775" w14:textId="77777777" w:rsidR="0042527F" w:rsidRPr="00A033D0" w:rsidRDefault="0042527F" w:rsidP="002E1984">
            <w:pPr>
              <w:jc w:val="center"/>
              <w:rPr>
                <w:ins w:id="134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2EEC8D" w14:textId="77777777" w:rsidR="0042527F" w:rsidRPr="00A033D0" w:rsidRDefault="0042527F" w:rsidP="002E1984">
            <w:pPr>
              <w:jc w:val="center"/>
              <w:rPr>
                <w:ins w:id="135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35D064" w14:textId="77777777" w:rsidR="0042527F" w:rsidRPr="00A033D0" w:rsidRDefault="0042527F" w:rsidP="002E1984">
            <w:pPr>
              <w:jc w:val="center"/>
              <w:rPr>
                <w:ins w:id="136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8846C6" w14:textId="77777777" w:rsidR="0042527F" w:rsidRPr="00A033D0" w:rsidRDefault="0042527F" w:rsidP="002E1984">
            <w:pPr>
              <w:jc w:val="center"/>
              <w:rPr>
                <w:ins w:id="137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0FE77C" w14:textId="77777777" w:rsidR="0042527F" w:rsidRPr="00A033D0" w:rsidRDefault="0042527F" w:rsidP="002E1984">
            <w:pPr>
              <w:jc w:val="center"/>
              <w:rPr>
                <w:ins w:id="138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303372" w14:textId="77777777" w:rsidR="0042527F" w:rsidRPr="00A033D0" w:rsidRDefault="0042527F" w:rsidP="002E1984">
            <w:pPr>
              <w:jc w:val="center"/>
              <w:rPr>
                <w:ins w:id="139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328D7B" w14:textId="77777777" w:rsidR="0042527F" w:rsidRPr="00A033D0" w:rsidRDefault="0042527F" w:rsidP="002E1984">
            <w:pPr>
              <w:jc w:val="center"/>
              <w:rPr>
                <w:ins w:id="140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76A8532" w14:textId="77777777" w:rsidR="0042527F" w:rsidRPr="00A033D0" w:rsidRDefault="0042527F" w:rsidP="002E1984">
            <w:pPr>
              <w:jc w:val="center"/>
              <w:rPr>
                <w:ins w:id="141" w:author="iloadmin" w:date="2025-10-08T14:03:00Z"/>
                <w:rFonts w:ascii="Calisto MT" w:hAnsi="Calisto MT"/>
                <w:b/>
                <w:sz w:val="18"/>
              </w:rPr>
            </w:pPr>
          </w:p>
        </w:tc>
      </w:tr>
      <w:tr w:rsidR="0042527F" w:rsidRPr="00A033D0" w14:paraId="1610530C" w14:textId="77777777" w:rsidTr="003C6534">
        <w:trPr>
          <w:cantSplit/>
          <w:jc w:val="center"/>
          <w:ins w:id="142" w:author="iloadmin" w:date="2025-10-08T14:03:00Z"/>
        </w:trPr>
        <w:tc>
          <w:tcPr>
            <w:tcW w:w="454" w:type="dxa"/>
            <w:tcBorders>
              <w:top w:val="nil"/>
              <w:right w:val="nil"/>
            </w:tcBorders>
          </w:tcPr>
          <w:p w14:paraId="468871BA" w14:textId="77777777" w:rsidR="0042527F" w:rsidRPr="00A033D0" w:rsidRDefault="0042527F" w:rsidP="002E1984">
            <w:pPr>
              <w:jc w:val="center"/>
              <w:rPr>
                <w:ins w:id="143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FCD26" w14:textId="77777777" w:rsidR="0042527F" w:rsidRPr="00A033D0" w:rsidRDefault="0042527F" w:rsidP="002E1984">
            <w:pPr>
              <w:jc w:val="right"/>
              <w:rPr>
                <w:ins w:id="144" w:author="iloadmin" w:date="2025-10-08T14:03:00Z"/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EE302D" w14:textId="123AC20B" w:rsidR="0042527F" w:rsidRPr="00A033D0" w:rsidRDefault="0042527F" w:rsidP="002E1984">
            <w:pPr>
              <w:rPr>
                <w:ins w:id="145" w:author="iloadmin" w:date="2025-10-08T14:03:00Z"/>
                <w:rFonts w:ascii="Calisto MT" w:hAnsi="Calisto MT"/>
                <w:b/>
                <w:sz w:val="18"/>
              </w:rPr>
            </w:pPr>
            <w:ins w:id="146" w:author="iloadmin" w:date="2025-10-08T14:04:00Z">
              <w:r w:rsidRPr="00A033D0">
                <w:rPr>
                  <w:rFonts w:ascii="Calisto MT" w:hAnsi="Calisto MT"/>
                  <w:b/>
                  <w:bCs/>
                  <w:sz w:val="20"/>
                </w:rPr>
                <w:t xml:space="preserve"> (Early-Dec): AI Description Tool complete.</w:t>
              </w:r>
            </w:ins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BB1479" w14:textId="77777777" w:rsidR="0042527F" w:rsidRPr="00A033D0" w:rsidRDefault="0042527F" w:rsidP="002E1984">
            <w:pPr>
              <w:jc w:val="center"/>
              <w:rPr>
                <w:ins w:id="147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0D55FA" w14:textId="77777777" w:rsidR="0042527F" w:rsidRPr="00A033D0" w:rsidRDefault="0042527F" w:rsidP="002E1984">
            <w:pPr>
              <w:jc w:val="center"/>
              <w:rPr>
                <w:ins w:id="148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A82094" w14:textId="77777777" w:rsidR="0042527F" w:rsidRPr="00A033D0" w:rsidRDefault="0042527F" w:rsidP="002E1984">
            <w:pPr>
              <w:jc w:val="center"/>
              <w:rPr>
                <w:ins w:id="149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F68F8D" w14:textId="77777777" w:rsidR="0042527F" w:rsidRPr="00A033D0" w:rsidRDefault="0042527F" w:rsidP="002E1984">
            <w:pPr>
              <w:jc w:val="center"/>
              <w:rPr>
                <w:ins w:id="150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EE007F" w14:textId="77777777" w:rsidR="0042527F" w:rsidRPr="00A033D0" w:rsidRDefault="0042527F" w:rsidP="002E1984">
            <w:pPr>
              <w:jc w:val="center"/>
              <w:rPr>
                <w:ins w:id="151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95CDBE" w14:textId="77777777" w:rsidR="0042527F" w:rsidRPr="00A033D0" w:rsidRDefault="0042527F" w:rsidP="002E1984">
            <w:pPr>
              <w:jc w:val="center"/>
              <w:rPr>
                <w:ins w:id="152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02E868" w14:textId="77777777" w:rsidR="0042527F" w:rsidRPr="00A033D0" w:rsidRDefault="0042527F" w:rsidP="002E1984">
            <w:pPr>
              <w:jc w:val="center"/>
              <w:rPr>
                <w:ins w:id="153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9ADDAF" w14:textId="77777777" w:rsidR="0042527F" w:rsidRPr="00A033D0" w:rsidRDefault="0042527F" w:rsidP="002E1984">
            <w:pPr>
              <w:jc w:val="center"/>
              <w:rPr>
                <w:ins w:id="154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375ED0" w14:textId="77777777" w:rsidR="0042527F" w:rsidRPr="00A033D0" w:rsidRDefault="0042527F" w:rsidP="002E1984">
            <w:pPr>
              <w:jc w:val="center"/>
              <w:rPr>
                <w:ins w:id="155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3D1C0B" w14:textId="77777777" w:rsidR="0042527F" w:rsidRPr="00A033D0" w:rsidRDefault="0042527F" w:rsidP="002E1984">
            <w:pPr>
              <w:jc w:val="center"/>
              <w:rPr>
                <w:ins w:id="156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699A9A" w14:textId="77777777" w:rsidR="0042527F" w:rsidRPr="00A033D0" w:rsidRDefault="0042527F" w:rsidP="002E1984">
            <w:pPr>
              <w:jc w:val="center"/>
              <w:rPr>
                <w:ins w:id="157" w:author="iloadmin" w:date="2025-10-08T14:03:00Z"/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05CE029" w14:textId="77777777" w:rsidR="0042527F" w:rsidRPr="00A033D0" w:rsidRDefault="0042527F" w:rsidP="002E1984">
            <w:pPr>
              <w:jc w:val="center"/>
              <w:rPr>
                <w:ins w:id="158" w:author="iloadmin" w:date="2025-10-08T14:03:00Z"/>
                <w:rFonts w:ascii="Calisto MT" w:hAnsi="Calisto MT"/>
                <w:b/>
                <w:sz w:val="18"/>
              </w:rPr>
            </w:pPr>
          </w:p>
        </w:tc>
      </w:tr>
      <w:tr w:rsidR="0042527F" w:rsidRPr="00A033D0" w14:paraId="4B6267DA" w14:textId="77777777" w:rsidTr="003C6534">
        <w:trPr>
          <w:cantSplit/>
          <w:jc w:val="center"/>
        </w:trPr>
        <w:tc>
          <w:tcPr>
            <w:tcW w:w="454" w:type="dxa"/>
            <w:vMerge w:val="restart"/>
            <w:tcBorders>
              <w:top w:val="nil"/>
              <w:right w:val="nil"/>
            </w:tcBorders>
          </w:tcPr>
          <w:p w14:paraId="402B2FA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  <w:p w14:paraId="53D06971" w14:textId="0B4EB826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ins w:id="159" w:author="iloadmin" w:date="2025-10-08T14:03:00Z">
              <w:r>
                <w:rPr>
                  <w:rFonts w:ascii="Calisto MT" w:hAnsi="Calisto MT"/>
                  <w:b/>
                  <w:bCs/>
                  <w:sz w:val="18"/>
                  <w:szCs w:val="18"/>
                </w:rPr>
                <w:t>5</w:t>
              </w:r>
            </w:ins>
            <w:del w:id="160" w:author="iloadmin" w:date="2025-10-08T14:03:00Z">
              <w:r w:rsidRPr="00A033D0" w:rsidDel="0042527F">
                <w:rPr>
                  <w:rFonts w:ascii="Calisto MT" w:hAnsi="Calisto MT"/>
                  <w:b/>
                  <w:bCs/>
                  <w:sz w:val="18"/>
                  <w:szCs w:val="18"/>
                </w:rPr>
                <w:delText>4</w:delText>
              </w:r>
            </w:del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A0856" w14:textId="77777777" w:rsidR="0042527F" w:rsidRPr="00A033D0" w:rsidRDefault="0042527F" w:rsidP="002E1984">
            <w:pPr>
              <w:jc w:val="right"/>
              <w:rPr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CEC7D9" w14:textId="77777777" w:rsidR="0042527F" w:rsidRPr="00A033D0" w:rsidRDefault="0042527F" w:rsidP="002E1984">
            <w:pPr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2D5AC5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42788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15A4F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674A4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98C9B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7EBE4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578DDB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E9C407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E12269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5F7E3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790A0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181609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</w:tr>
      <w:tr w:rsidR="0042527F" w:rsidRPr="00A033D0" w14:paraId="45226E6C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1936F37C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6C2794FD" w14:textId="77777777" w:rsidR="0042527F" w:rsidRPr="00A033D0" w:rsidRDefault="0042527F" w:rsidP="002E1984">
            <w:pPr>
              <w:jc w:val="right"/>
              <w:rPr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577"/>
            </w:tblGrid>
            <w:tr w:rsidR="0042527F" w:rsidRPr="00A033D0" w14:paraId="43DE6651" w14:textId="77777777" w:rsidTr="2048457C">
              <w:trPr>
                <w:trHeight w:val="300"/>
              </w:trPr>
              <w:tc>
                <w:tcPr>
                  <w:tcW w:w="5577" w:type="dxa"/>
                  <w:vAlign w:val="center"/>
                </w:tcPr>
                <w:p w14:paraId="52784A2B" w14:textId="62018BAB" w:rsidR="0042527F" w:rsidRPr="00A033D0" w:rsidRDefault="0042527F" w:rsidP="002E1984">
                  <w:pPr>
                    <w:rPr>
                      <w:rFonts w:ascii="Calisto MT" w:hAnsi="Calisto MT"/>
                      <w:b/>
                      <w:bCs/>
                    </w:rPr>
                  </w:pPr>
                  <w:r w:rsidRPr="00A033D0">
                    <w:rPr>
                      <w:rFonts w:ascii="Calisto MT" w:hAnsi="Calisto MT"/>
                      <w:b/>
                      <w:bCs/>
                    </w:rPr>
                    <w:t>Multilingual Support</w:t>
                  </w:r>
                </w:p>
                <w:p w14:paraId="6A9CDCB1" w14:textId="72B6EA3D" w:rsidR="0042527F" w:rsidRPr="00A033D0" w:rsidRDefault="0042527F" w:rsidP="0099657F">
                  <w:pPr>
                    <w:pStyle w:val="NormalWeb"/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commentRangeStart w:id="161"/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>This package implements a multilingual interface with a language selection menu and automatic translation, ensuring seamless switching between languages for users.</w:t>
                  </w:r>
                  <w:commentRangeEnd w:id="161"/>
                  <w:r>
                    <w:rPr>
                      <w:rStyle w:val="CommentReference"/>
                      <w:lang w:val="en-IE" w:eastAsia="en-US"/>
                    </w:rPr>
                    <w:commentReference w:id="161"/>
                  </w:r>
                </w:p>
              </w:tc>
            </w:tr>
            <w:tr w:rsidR="0042527F" w:rsidRPr="00A033D0" w14:paraId="40110DB0" w14:textId="77777777" w:rsidTr="2048457C">
              <w:trPr>
                <w:trHeight w:val="300"/>
              </w:trPr>
              <w:tc>
                <w:tcPr>
                  <w:tcW w:w="5577" w:type="dxa"/>
                  <w:vAlign w:val="center"/>
                </w:tcPr>
                <w:p w14:paraId="0BFC55C4" w14:textId="7F956F68" w:rsidR="0042527F" w:rsidRPr="00A033D0" w:rsidRDefault="0042527F" w:rsidP="002E1984">
                  <w:pPr>
                    <w:rPr>
                      <w:rFonts w:ascii="Calisto MT" w:hAnsi="Calisto MT"/>
                    </w:rPr>
                  </w:pPr>
                </w:p>
              </w:tc>
            </w:tr>
          </w:tbl>
          <w:p w14:paraId="458BAFE9" w14:textId="69D5CB95" w:rsidR="0042527F" w:rsidRPr="00A033D0" w:rsidRDefault="0042527F" w:rsidP="002E1984">
            <w:pPr>
              <w:rPr>
                <w:rFonts w:ascii="Calisto MT" w:eastAsia="Roboto" w:hAnsi="Calisto MT" w:cs="Roboto"/>
                <w:color w:val="0A0A0A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E85D2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4B77E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4338E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2" w:space="0" w:color="auto"/>
              <w:bottom w:val="nil"/>
            </w:tcBorders>
            <w:vAlign w:val="center"/>
          </w:tcPr>
          <w:p w14:paraId="46EBA06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58768EFA" w14:textId="3CB019A0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5" w:type="dxa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757DFB1" w14:textId="1348FE3D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5" w:type="dxa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12D5F1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single" w:sz="2" w:space="0" w:color="auto"/>
              <w:bottom w:val="nil"/>
            </w:tcBorders>
            <w:vAlign w:val="center"/>
          </w:tcPr>
          <w:p w14:paraId="24A5F4B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0DAAA20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617605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9D84D2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6A15106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</w:tr>
      <w:tr w:rsidR="0042527F" w:rsidRPr="00A033D0" w14:paraId="04B579A5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54F2F183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072804FC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4.1</w:t>
            </w:r>
          </w:p>
        </w:tc>
        <w:tc>
          <w:tcPr>
            <w:tcW w:w="5667" w:type="dxa"/>
            <w:tcBorders>
              <w:top w:val="nil"/>
              <w:bottom w:val="dotted" w:sz="2" w:space="0" w:color="auto"/>
            </w:tcBorders>
            <w:vAlign w:val="center"/>
          </w:tcPr>
          <w:p w14:paraId="2553FB95" w14:textId="37B3C21B" w:rsidR="0042527F" w:rsidRPr="00A033D0" w:rsidRDefault="0042527F" w:rsidP="002E1984">
            <w:pPr>
              <w:rPr>
                <w:rFonts w:ascii="Calisto MT" w:hAnsi="Calisto MT"/>
              </w:rPr>
            </w:pPr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 xml:space="preserve">Build a menu to pick preferred languages </w:t>
            </w:r>
          </w:p>
        </w:tc>
        <w:tc>
          <w:tcPr>
            <w:tcW w:w="284" w:type="dxa"/>
            <w:tcBorders>
              <w:top w:val="nil"/>
              <w:bottom w:val="dotted" w:sz="2" w:space="0" w:color="auto"/>
              <w:right w:val="single" w:sz="2" w:space="0" w:color="auto"/>
            </w:tcBorders>
            <w:vAlign w:val="center"/>
          </w:tcPr>
          <w:p w14:paraId="21E75A46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37EEC6C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740BF87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40" w:type="dxa"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0A008526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100B3E2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single" w:sz="12" w:space="0" w:color="FFFFFF" w:themeColor="background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301BDF8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single" w:sz="12" w:space="0" w:color="FFFFFF" w:themeColor="background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4E196E8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2D670485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4252BAB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10938A9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333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9CF5055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dotted" w:sz="2" w:space="0" w:color="auto"/>
            </w:tcBorders>
            <w:vAlign w:val="center"/>
          </w:tcPr>
          <w:p w14:paraId="0149BBC7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</w:tr>
      <w:tr w:rsidR="0042527F" w:rsidRPr="00A033D0" w14:paraId="4754249A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410852D5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775E9AF0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4.2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36AD6D0" w14:textId="25513AAF" w:rsidR="0042527F" w:rsidRPr="00A033D0" w:rsidRDefault="0042527F" w:rsidP="002E1984">
            <w:pPr>
              <w:rPr>
                <w:rFonts w:ascii="Calisto MT" w:hAnsi="Calisto MT"/>
              </w:rPr>
            </w:pPr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>Auto-translate descriptions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4BF9326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47CEB60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75EA229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40" w:type="dxa"/>
            <w:tcBorders>
              <w:top w:val="single" w:sz="12" w:space="0" w:color="FFFFFF" w:themeColor="background1"/>
              <w:left w:val="single" w:sz="2" w:space="0" w:color="auto"/>
              <w:bottom w:val="dotted" w:sz="2" w:space="0" w:color="auto"/>
            </w:tcBorders>
            <w:shd w:val="clear" w:color="auto" w:fill="FFFFFF" w:themeFill="background1"/>
            <w:vAlign w:val="center"/>
          </w:tcPr>
          <w:p w14:paraId="447FC208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74437D27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C252F9C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9A069FC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3A0EBB1E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nil"/>
              <w:bottom w:val="dotted" w:sz="2" w:space="0" w:color="auto"/>
              <w:right w:val="single" w:sz="2" w:space="0" w:color="auto"/>
            </w:tcBorders>
            <w:vAlign w:val="center"/>
          </w:tcPr>
          <w:p w14:paraId="622D4E2E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5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F1D2435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333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C02FBDE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39853BCE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</w:tr>
      <w:tr w:rsidR="0042527F" w:rsidRPr="00A033D0" w14:paraId="1C74CCAD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020D0ED3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49FE7730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sz w:val="18"/>
                <w:lang w:val="de-DE"/>
              </w:rPr>
            </w:pPr>
            <w:r w:rsidRPr="00A033D0">
              <w:rPr>
                <w:rFonts w:ascii="Calisto MT" w:hAnsi="Calisto MT"/>
                <w:i/>
                <w:sz w:val="18"/>
                <w:lang w:val="de-DE"/>
              </w:rPr>
              <w:t>4.3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22F51AB" w14:textId="12D17DEA" w:rsidR="0042527F" w:rsidRPr="00A033D0" w:rsidRDefault="0042527F" w:rsidP="002E1984">
            <w:pPr>
              <w:rPr>
                <w:rFonts w:ascii="Calisto MT" w:hAnsi="Calisto MT"/>
              </w:rPr>
            </w:pPr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>Ensure smooth switching between languages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C5CE6D0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  <w:lang w:val="de-DE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30F7D4D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  <w:lang w:val="de-DE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446AE3F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  <w:lang w:val="de-DE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26974E01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  <w:lang w:val="de-DE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5983FCB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  <w:lang w:val="de-DE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CD40543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  <w:lang w:val="de-DE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CDA8124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  <w:lang w:val="de-DE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dotted" w:sz="2" w:space="0" w:color="auto"/>
            </w:tcBorders>
            <w:shd w:val="clear" w:color="auto" w:fill="FFFFFF" w:themeFill="background1"/>
            <w:vAlign w:val="center"/>
          </w:tcPr>
          <w:p w14:paraId="25992134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  <w:lang w:val="de-DE"/>
              </w:rPr>
            </w:pPr>
          </w:p>
        </w:tc>
        <w:tc>
          <w:tcPr>
            <w:tcW w:w="225" w:type="dxa"/>
            <w:tcBorders>
              <w:top w:val="nil"/>
              <w:bottom w:val="dotted" w:sz="2" w:space="0" w:color="auto"/>
              <w:right w:val="single" w:sz="2" w:space="0" w:color="auto"/>
            </w:tcBorders>
            <w:vAlign w:val="center"/>
          </w:tcPr>
          <w:p w14:paraId="7E9B7EE2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  <w:lang w:val="de-DE"/>
              </w:rPr>
            </w:pPr>
          </w:p>
        </w:tc>
        <w:tc>
          <w:tcPr>
            <w:tcW w:w="285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E5FB0BE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  <w:lang w:val="de-DE"/>
              </w:rPr>
            </w:pPr>
          </w:p>
        </w:tc>
        <w:tc>
          <w:tcPr>
            <w:tcW w:w="333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80C409E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  <w:lang w:val="de-DE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7917ADD5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  <w:lang w:val="de-DE"/>
              </w:rPr>
            </w:pPr>
          </w:p>
        </w:tc>
      </w:tr>
      <w:tr w:rsidR="0042527F" w:rsidRPr="00A033D0" w14:paraId="0A830790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47DCCBE9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  <w:lang w:val="de-DE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C8772EC" w14:textId="77777777" w:rsidR="0042527F" w:rsidRPr="00A033D0" w:rsidRDefault="0042527F" w:rsidP="002E1984">
            <w:pPr>
              <w:jc w:val="right"/>
              <w:rPr>
                <w:rFonts w:ascii="Calisto MT" w:hAnsi="Calisto MT"/>
                <w:b/>
                <w:bCs/>
                <w:sz w:val="20"/>
                <w:lang w:val="de-DE"/>
              </w:rPr>
            </w:pPr>
            <w:r w:rsidRPr="00A033D0">
              <w:rPr>
                <w:rFonts w:ascii="Calisto MT" w:hAnsi="Calisto MT"/>
                <w:b/>
                <w:bCs/>
                <w:sz w:val="20"/>
                <w:lang w:val="de-DE"/>
              </w:rPr>
              <w:t>M 4</w:t>
            </w:r>
          </w:p>
        </w:tc>
        <w:tc>
          <w:tcPr>
            <w:tcW w:w="5667" w:type="dxa"/>
            <w:tcBorders>
              <w:top w:val="dotted" w:sz="2" w:space="0" w:color="auto"/>
              <w:bottom w:val="nil"/>
            </w:tcBorders>
            <w:vAlign w:val="center"/>
          </w:tcPr>
          <w:p w14:paraId="7350BA4C" w14:textId="48EFF07E" w:rsidR="0042527F" w:rsidRPr="00A033D0" w:rsidRDefault="0042527F" w:rsidP="002E1984">
            <w:pPr>
              <w:rPr>
                <w:rFonts w:ascii="Calisto MT" w:hAnsi="Calisto MT"/>
                <w:b/>
                <w:bCs/>
                <w:sz w:val="20"/>
              </w:rPr>
            </w:pPr>
            <w:r w:rsidRPr="00A033D0">
              <w:rPr>
                <w:rFonts w:ascii="Calisto MT" w:hAnsi="Calisto MT"/>
                <w:b/>
                <w:bCs/>
                <w:sz w:val="20"/>
              </w:rPr>
              <w:t>(Mid-Dec): Multilingual Support working.</w:t>
            </w:r>
          </w:p>
        </w:tc>
        <w:tc>
          <w:tcPr>
            <w:tcW w:w="284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7B07EB78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9E15027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3CCE838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76F59684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69C2E8E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0B2C6F0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586DEB9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721B2AA8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17406BDD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D76C871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0F451A4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  <w:r w:rsidRPr="00A033D0">
              <w:rPr>
                <w:rFonts w:ascii="Calisto MT" w:hAnsi="Calisto MT"/>
                <w:w w:val="80"/>
                <w:sz w:val="18"/>
              </w:rPr>
              <w:t></w:t>
            </w: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67ED026D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</w:tr>
      <w:tr w:rsidR="0042527F" w:rsidRPr="00A033D0" w14:paraId="67AED691" w14:textId="77777777" w:rsidTr="003C6534">
        <w:trPr>
          <w:cantSplit/>
          <w:jc w:val="center"/>
        </w:trPr>
        <w:tc>
          <w:tcPr>
            <w:tcW w:w="454" w:type="dxa"/>
            <w:vMerge w:val="restart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FC5CB5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  <w:p w14:paraId="4217CDDC" w14:textId="65FB338A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  <w:ins w:id="162" w:author="iloadmin" w:date="2025-10-08T14:03:00Z">
              <w:r>
                <w:rPr>
                  <w:rFonts w:ascii="Calisto MT" w:hAnsi="Calisto MT"/>
                  <w:b/>
                  <w:sz w:val="18"/>
                </w:rPr>
                <w:t>6</w:t>
              </w:r>
            </w:ins>
            <w:del w:id="163" w:author="iloadmin" w:date="2025-10-08T14:03:00Z">
              <w:r w:rsidRPr="00A033D0" w:rsidDel="0042527F">
                <w:rPr>
                  <w:rFonts w:ascii="Calisto MT" w:hAnsi="Calisto MT"/>
                  <w:b/>
                  <w:sz w:val="18"/>
                </w:rPr>
                <w:delText>5</w:delText>
              </w:r>
            </w:del>
          </w:p>
          <w:p w14:paraId="26413C4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  <w:p w14:paraId="2FB3257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B16216" w14:textId="77777777" w:rsidR="0042527F" w:rsidRPr="00A033D0" w:rsidRDefault="0042527F" w:rsidP="002E1984">
            <w:pPr>
              <w:jc w:val="right"/>
              <w:rPr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0C9246" w14:textId="77777777" w:rsidR="0042527F" w:rsidRPr="00A033D0" w:rsidRDefault="0042527F" w:rsidP="002E1984">
            <w:pPr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546EA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26EE9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9BE77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0C1E3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F1121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4F762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73F3A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565C4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1FD6A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9C49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78AAF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34420E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</w:tr>
      <w:tr w:rsidR="0042527F" w:rsidRPr="00A033D0" w14:paraId="6D732FE5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396A6FAA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434AA852" w14:textId="77777777" w:rsidR="0042527F" w:rsidRPr="00A033D0" w:rsidRDefault="0042527F" w:rsidP="002E1984">
            <w:pPr>
              <w:jc w:val="right"/>
              <w:rPr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nil"/>
              <w:bottom w:val="nil"/>
            </w:tcBorders>
            <w:vAlign w:val="center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577"/>
            </w:tblGrid>
            <w:tr w:rsidR="0042527F" w:rsidRPr="00A033D0" w14:paraId="3DC9910D" w14:textId="77777777" w:rsidTr="2048457C">
              <w:trPr>
                <w:trHeight w:val="300"/>
              </w:trPr>
              <w:tc>
                <w:tcPr>
                  <w:tcW w:w="5577" w:type="dxa"/>
                  <w:vAlign w:val="center"/>
                </w:tcPr>
                <w:p w14:paraId="1560CA6C" w14:textId="49C31A78" w:rsidR="0042527F" w:rsidRPr="00A033D0" w:rsidRDefault="0042527F" w:rsidP="002E1984">
                  <w:pPr>
                    <w:rPr>
                      <w:rFonts w:ascii="Calisto MT" w:hAnsi="Calisto MT"/>
                      <w:b/>
                      <w:bCs/>
                    </w:rPr>
                  </w:pPr>
                  <w:r w:rsidRPr="00A033D0">
                    <w:rPr>
                      <w:rFonts w:ascii="Calisto MT" w:hAnsi="Calisto MT"/>
                      <w:b/>
                      <w:bCs/>
                    </w:rPr>
                    <w:t>Automatic Linking</w:t>
                  </w:r>
                  <w:ins w:id="164" w:author="iloadmin" w:date="2025-10-08T14:12:00Z">
                    <w:r w:rsidR="00365BAC">
                      <w:rPr>
                        <w:rFonts w:ascii="Calisto MT" w:hAnsi="Calisto MT"/>
                        <w:b/>
                        <w:bCs/>
                      </w:rPr>
                      <w:t xml:space="preserve">, saving </w:t>
                    </w:r>
                  </w:ins>
                  <w:ins w:id="165" w:author="iloadmin" w:date="2025-10-08T14:11:00Z">
                    <w:r w:rsidR="00365BAC">
                      <w:rPr>
                        <w:rFonts w:ascii="Calisto MT" w:hAnsi="Calisto MT"/>
                        <w:b/>
                        <w:bCs/>
                      </w:rPr>
                      <w:t xml:space="preserve"> and publishing</w:t>
                    </w:r>
                  </w:ins>
                </w:p>
                <w:p w14:paraId="738CD6B1" w14:textId="2CC59EAC" w:rsidR="0042527F" w:rsidRPr="00A033D0" w:rsidRDefault="0042527F" w:rsidP="00365BAC">
                  <w:pPr>
                    <w:pStyle w:val="NormalWeb"/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>This package creates a system to automatically link detected objects with their AI-generated descriptions and overlays, ensuring accurate and multilingual integration</w:t>
                  </w:r>
                  <w:ins w:id="166" w:author="iloadmin" w:date="2025-10-08T14:12:00Z">
                    <w:r w:rsidR="00365BAC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. Allow automatic saving post linking. Provide option to create new AR object. After all objects are created, automatic publishing </w:t>
                    </w:r>
                  </w:ins>
                  <w:ins w:id="167" w:author="iloadmin" w:date="2025-10-08T14:15:00Z">
                    <w:r w:rsidR="00365BAC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>to Realmeta cloud to generate ML model for that museum.</w:t>
                    </w:r>
                  </w:ins>
                  <w:del w:id="168" w:author="iloadmin" w:date="2025-10-08T14:12:00Z">
                    <w:r w:rsidRPr="00A033D0" w:rsidDel="00365BAC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delText>.</w:delText>
                    </w:r>
                  </w:del>
                </w:p>
              </w:tc>
            </w:tr>
            <w:tr w:rsidR="0042527F" w:rsidRPr="00A033D0" w14:paraId="0F5A3CC7" w14:textId="77777777" w:rsidTr="2048457C">
              <w:trPr>
                <w:trHeight w:val="300"/>
              </w:trPr>
              <w:tc>
                <w:tcPr>
                  <w:tcW w:w="5577" w:type="dxa"/>
                  <w:vAlign w:val="center"/>
                </w:tcPr>
                <w:p w14:paraId="2F36CFFB" w14:textId="5A95BCF6" w:rsidR="0042527F" w:rsidRPr="00A033D0" w:rsidRDefault="0042527F" w:rsidP="002E1984">
                  <w:pPr>
                    <w:rPr>
                      <w:rFonts w:ascii="Calisto MT" w:hAnsi="Calisto MT"/>
                    </w:rPr>
                  </w:pPr>
                </w:p>
              </w:tc>
            </w:tr>
          </w:tbl>
          <w:p w14:paraId="22282A48" w14:textId="266C3830" w:rsidR="0042527F" w:rsidRPr="00A033D0" w:rsidRDefault="0042527F" w:rsidP="002E1984">
            <w:pPr>
              <w:rPr>
                <w:rFonts w:ascii="Calisto MT" w:eastAsia="Roboto" w:hAnsi="Calisto MT" w:cs="Roboto"/>
                <w:color w:val="0A0A0A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79EAD37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0C0394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9613A2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12016F5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5C1A4AA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7ADE86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5B91F5D" w14:textId="4ECF0E9A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09F5274D" w14:textId="54EB997E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5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1CF179C2" w14:textId="4540EBC5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6D8D79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7D302E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75237CA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</w:tr>
      <w:tr w:rsidR="0042527F" w:rsidRPr="00A033D0" w14:paraId="60C65D4F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77015ACD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0A0558FF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5.1</w:t>
            </w:r>
          </w:p>
        </w:tc>
        <w:tc>
          <w:tcPr>
            <w:tcW w:w="5667" w:type="dxa"/>
            <w:tcBorders>
              <w:top w:val="single" w:sz="2" w:space="0" w:color="auto"/>
              <w:bottom w:val="dotted" w:sz="2" w:space="0" w:color="auto"/>
            </w:tcBorders>
            <w:vAlign w:val="center"/>
          </w:tcPr>
          <w:p w14:paraId="0A33DF1E" w14:textId="0086FD13" w:rsidR="0042527F" w:rsidRPr="00A033D0" w:rsidRDefault="0042527F" w:rsidP="002E1984">
            <w:pPr>
              <w:rPr>
                <w:rFonts w:ascii="Calisto MT" w:eastAsia="Roboto" w:hAnsi="Calisto MT" w:cs="Roboto"/>
                <w:sz w:val="18"/>
                <w:szCs w:val="18"/>
              </w:rPr>
            </w:pPr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 xml:space="preserve">Link detected objects with their AI-generated descriptions &amp;   overlays </w:t>
            </w:r>
          </w:p>
        </w:tc>
        <w:tc>
          <w:tcPr>
            <w:tcW w:w="284" w:type="dxa"/>
            <w:tcBorders>
              <w:top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3034962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022F305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7D1C60F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40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55A8039E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99F99E5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ADFA355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089D61D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62E7CF1B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2011DF7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FE780CC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333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F44D385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6E73851B" w14:textId="77777777" w:rsidR="0042527F" w:rsidRPr="00A033D0" w:rsidRDefault="0042527F" w:rsidP="002E1984">
            <w:pPr>
              <w:jc w:val="center"/>
              <w:rPr>
                <w:rFonts w:ascii="Calisto MT" w:hAnsi="Calisto MT"/>
                <w:i/>
                <w:sz w:val="18"/>
              </w:rPr>
            </w:pPr>
          </w:p>
        </w:tc>
      </w:tr>
      <w:tr w:rsidR="0042527F" w:rsidRPr="00A033D0" w14:paraId="652F19F4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34F68D52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719852A9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5.2</w:t>
            </w:r>
          </w:p>
        </w:tc>
        <w:tc>
          <w:tcPr>
            <w:tcW w:w="5667" w:type="dxa"/>
            <w:tcBorders>
              <w:top w:val="dotted" w:sz="2" w:space="0" w:color="auto"/>
              <w:bottom w:val="nil"/>
            </w:tcBorders>
            <w:vAlign w:val="center"/>
          </w:tcPr>
          <w:p w14:paraId="7BA80F5B" w14:textId="63A3544F" w:rsidR="0042527F" w:rsidRPr="00A033D0" w:rsidRDefault="0042527F" w:rsidP="002E1984">
            <w:pPr>
              <w:rPr>
                <w:rFonts w:ascii="Calisto MT" w:hAnsi="Calisto MT"/>
              </w:rPr>
            </w:pPr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>Ensure correct matching</w:t>
            </w:r>
          </w:p>
        </w:tc>
        <w:tc>
          <w:tcPr>
            <w:tcW w:w="284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796220E6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49507B9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4561AE7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1652C977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4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107A0E4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CB40952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41D65500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5687A78B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2D336D0B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8EB07E7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B9AF8A4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63418F9B" w14:textId="77777777" w:rsidR="0042527F" w:rsidRPr="00A033D0" w:rsidRDefault="0042527F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</w:tr>
      <w:tr w:rsidR="0042527F" w:rsidRPr="00A033D0" w14:paraId="621912B4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5B038E04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326C0A44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5.3</w:t>
            </w:r>
          </w:p>
        </w:tc>
        <w:tc>
          <w:tcPr>
            <w:tcW w:w="5667" w:type="dxa"/>
            <w:tcBorders>
              <w:top w:val="dotted" w:sz="2" w:space="0" w:color="auto"/>
              <w:bottom w:val="nil"/>
            </w:tcBorders>
            <w:vAlign w:val="center"/>
          </w:tcPr>
          <w:p w14:paraId="75D2B23C" w14:textId="4F751BBF" w:rsidR="0042527F" w:rsidRPr="00A033D0" w:rsidRDefault="0042527F" w:rsidP="002E1984">
            <w:pPr>
              <w:rPr>
                <w:rFonts w:ascii="Calisto MT" w:hAnsi="Calisto MT"/>
              </w:rPr>
            </w:pPr>
            <w:r w:rsidRPr="00A033D0">
              <w:rPr>
                <w:rFonts w:ascii="Calisto MT" w:eastAsia="Roboto" w:hAnsi="Calisto MT" w:cs="Roboto"/>
                <w:sz w:val="18"/>
                <w:szCs w:val="18"/>
              </w:rPr>
              <w:t>Test linking with multiple objects</w:t>
            </w:r>
          </w:p>
        </w:tc>
        <w:tc>
          <w:tcPr>
            <w:tcW w:w="284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2F0C9857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13D14DB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F55C177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47EBDD01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4" w:space="0" w:color="auto"/>
              <w:bottom w:val="dotted" w:sz="4" w:space="0" w:color="auto"/>
              <w:right w:val="single" w:sz="2" w:space="0" w:color="auto"/>
            </w:tcBorders>
            <w:vAlign w:val="center"/>
          </w:tcPr>
          <w:p w14:paraId="3E8A430F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vAlign w:val="center"/>
          </w:tcPr>
          <w:p w14:paraId="593B6C2A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single" w:sz="8" w:space="0" w:color="FFFFFF" w:themeColor="background1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7B17FAB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4F7B98FD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3A901E4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5BA7BD2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E2CE1A9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0AD9D6FB" w14:textId="77777777" w:rsidR="0042527F" w:rsidRPr="00A033D0" w:rsidRDefault="0042527F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</w:tr>
      <w:tr w:rsidR="0042527F" w:rsidRPr="00A033D0" w14:paraId="05E434DC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76EF7414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B452AA9" w14:textId="77777777" w:rsidR="0042527F" w:rsidRPr="00A033D0" w:rsidRDefault="0042527F" w:rsidP="002E1984">
            <w:pPr>
              <w:jc w:val="right"/>
              <w:rPr>
                <w:rFonts w:ascii="Calisto MT" w:hAnsi="Calisto MT"/>
                <w:b/>
                <w:bCs/>
                <w:sz w:val="20"/>
              </w:rPr>
            </w:pPr>
            <w:r w:rsidRPr="00A033D0">
              <w:rPr>
                <w:rFonts w:ascii="Calisto MT" w:hAnsi="Calisto MT"/>
                <w:b/>
                <w:bCs/>
                <w:sz w:val="20"/>
              </w:rPr>
              <w:t>M 5</w:t>
            </w:r>
          </w:p>
        </w:tc>
        <w:tc>
          <w:tcPr>
            <w:tcW w:w="5667" w:type="dxa"/>
            <w:tcBorders>
              <w:top w:val="dotted" w:sz="2" w:space="0" w:color="auto"/>
              <w:bottom w:val="nil"/>
            </w:tcBorders>
            <w:vAlign w:val="center"/>
          </w:tcPr>
          <w:p w14:paraId="078277EE" w14:textId="3DA57E67" w:rsidR="0042527F" w:rsidRPr="00A033D0" w:rsidRDefault="0042527F" w:rsidP="002E1984">
            <w:pPr>
              <w:rPr>
                <w:rFonts w:ascii="Calisto MT" w:hAnsi="Calisto MT"/>
                <w:b/>
                <w:bCs/>
                <w:sz w:val="20"/>
              </w:rPr>
            </w:pPr>
            <w:r w:rsidRPr="00A033D0">
              <w:rPr>
                <w:rFonts w:ascii="Calisto MT" w:hAnsi="Calisto MT"/>
                <w:b/>
                <w:bCs/>
                <w:sz w:val="20"/>
              </w:rPr>
              <w:t>(Mid-Jan): Automatic Linking functional.</w:t>
            </w:r>
          </w:p>
        </w:tc>
        <w:tc>
          <w:tcPr>
            <w:tcW w:w="284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333F9378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9092A4D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FA89F4B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62F3D97C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FEB50B3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183B706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5112C68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2EE179B5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vAlign w:val="center"/>
          </w:tcPr>
          <w:p w14:paraId="1B06EC33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3A01307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F06DDB7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nil"/>
            </w:tcBorders>
            <w:vAlign w:val="center"/>
          </w:tcPr>
          <w:p w14:paraId="25749E28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</w:rPr>
            </w:pPr>
            <w:r w:rsidRPr="00A033D0">
              <w:rPr>
                <w:rFonts w:ascii="Calisto MT" w:hAnsi="Calisto MT"/>
                <w:w w:val="80"/>
                <w:sz w:val="18"/>
              </w:rPr>
              <w:t></w:t>
            </w:r>
          </w:p>
        </w:tc>
      </w:tr>
      <w:tr w:rsidR="0042527F" w:rsidRPr="00A033D0" w14:paraId="00283AF1" w14:textId="77777777" w:rsidTr="003C6534">
        <w:trPr>
          <w:cantSplit/>
          <w:jc w:val="center"/>
        </w:trPr>
        <w:tc>
          <w:tcPr>
            <w:tcW w:w="454" w:type="dxa"/>
            <w:vMerge w:val="restart"/>
            <w:tcBorders>
              <w:top w:val="nil"/>
              <w:right w:val="nil"/>
            </w:tcBorders>
          </w:tcPr>
          <w:p w14:paraId="1ECC849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  <w:p w14:paraId="2708205A" w14:textId="70F515A3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  <w:ins w:id="169" w:author="iloadmin" w:date="2025-10-08T14:03:00Z">
              <w:r>
                <w:rPr>
                  <w:rFonts w:ascii="Calisto MT" w:hAnsi="Calisto MT"/>
                  <w:b/>
                  <w:sz w:val="18"/>
                </w:rPr>
                <w:t>7</w:t>
              </w:r>
            </w:ins>
            <w:del w:id="170" w:author="iloadmin" w:date="2025-10-08T14:03:00Z">
              <w:r w:rsidRPr="00A033D0" w:rsidDel="0042527F">
                <w:rPr>
                  <w:rFonts w:ascii="Calisto MT" w:hAnsi="Calisto MT"/>
                  <w:b/>
                  <w:sz w:val="18"/>
                </w:rPr>
                <w:delText>6</w:delText>
              </w:r>
            </w:del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DE1B3" w14:textId="77777777" w:rsidR="0042527F" w:rsidRPr="00A033D0" w:rsidRDefault="0042527F" w:rsidP="002E1984">
            <w:pPr>
              <w:jc w:val="right"/>
              <w:rPr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589B64" w14:textId="77777777" w:rsidR="0042527F" w:rsidRPr="00A033D0" w:rsidRDefault="0042527F" w:rsidP="002E1984">
            <w:pPr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4E45D7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9FBE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A1D2F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2725D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E3C0A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63E505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55DCC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04017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B9AC3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0FABD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40415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4718094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</w:tr>
      <w:tr w:rsidR="0042527F" w:rsidRPr="00A033D0" w14:paraId="684FC365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2269DCB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5245E014" w14:textId="77777777" w:rsidR="0042527F" w:rsidRPr="00A033D0" w:rsidRDefault="0042527F" w:rsidP="002E1984">
            <w:pPr>
              <w:jc w:val="right"/>
              <w:rPr>
                <w:rFonts w:ascii="Calisto MT" w:hAnsi="Calisto MT"/>
                <w:b/>
                <w:i/>
                <w:sz w:val="18"/>
              </w:rPr>
            </w:pPr>
          </w:p>
        </w:tc>
        <w:tc>
          <w:tcPr>
            <w:tcW w:w="5667" w:type="dxa"/>
            <w:tcBorders>
              <w:top w:val="nil"/>
              <w:bottom w:val="nil"/>
            </w:tcBorders>
            <w:vAlign w:val="center"/>
          </w:tcPr>
          <w:p w14:paraId="5DB247F0" w14:textId="0DCC435F" w:rsidR="0042527F" w:rsidRPr="00A033D0" w:rsidRDefault="0042527F" w:rsidP="002E1984">
            <w:pPr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1B7EB8E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787386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98C794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2D155DC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27BC667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1B42A7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7CDF06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328C326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47757BF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122A76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97DC68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2" w:space="0" w:color="auto"/>
              <w:bottom w:val="nil"/>
            </w:tcBorders>
            <w:vAlign w:val="center"/>
          </w:tcPr>
          <w:p w14:paraId="59352EC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</w:tr>
      <w:tr w:rsidR="0042527F" w:rsidRPr="00A033D0" w14:paraId="79A7AC29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5707E60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6510DA22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6.1</w:t>
            </w:r>
          </w:p>
        </w:tc>
        <w:tc>
          <w:tcPr>
            <w:tcW w:w="5667" w:type="dxa"/>
            <w:tcBorders>
              <w:top w:val="single" w:sz="2" w:space="0" w:color="auto"/>
              <w:bottom w:val="dotted" w:sz="2" w:space="0" w:color="auto"/>
            </w:tcBorders>
            <w:vAlign w:val="center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577"/>
            </w:tblGrid>
            <w:tr w:rsidR="0042527F" w:rsidRPr="00A033D0" w14:paraId="0A5C92E1" w14:textId="77777777" w:rsidTr="2048457C">
              <w:trPr>
                <w:trHeight w:val="300"/>
              </w:trPr>
              <w:tc>
                <w:tcPr>
                  <w:tcW w:w="5577" w:type="dxa"/>
                  <w:vAlign w:val="center"/>
                </w:tcPr>
                <w:p w14:paraId="686027E1" w14:textId="5699A739" w:rsidR="0042527F" w:rsidRPr="00A033D0" w:rsidRDefault="0042527F" w:rsidP="002E1984">
                  <w:pPr>
                    <w:rPr>
                      <w:rFonts w:ascii="Calisto MT" w:hAnsi="Calisto MT"/>
                      <w:b/>
                      <w:bCs/>
                    </w:rPr>
                  </w:pPr>
                  <w:r w:rsidRPr="00A033D0">
                    <w:rPr>
                      <w:rFonts w:ascii="Calisto MT" w:hAnsi="Calisto MT"/>
                      <w:b/>
                      <w:bCs/>
                    </w:rPr>
                    <w:t xml:space="preserve">Progressive Web </w:t>
                  </w:r>
                  <w:ins w:id="171" w:author="iloadmin" w:date="2025-10-07T15:26:00Z">
                    <w:r>
                      <w:rPr>
                        <w:rFonts w:ascii="Calisto MT" w:hAnsi="Calisto MT"/>
                        <w:b/>
                        <w:bCs/>
                      </w:rPr>
                      <w:t xml:space="preserve">Visitor </w:t>
                    </w:r>
                  </w:ins>
                  <w:r w:rsidRPr="00A033D0">
                    <w:rPr>
                      <w:rFonts w:ascii="Calisto MT" w:hAnsi="Calisto MT"/>
                      <w:b/>
                      <w:bCs/>
                    </w:rPr>
                    <w:t>App (PW</w:t>
                  </w:r>
                  <w:ins w:id="172" w:author="iloadmin" w:date="2025-10-07T15:26:00Z">
                    <w:r>
                      <w:rPr>
                        <w:rFonts w:ascii="Calisto MT" w:hAnsi="Calisto MT"/>
                        <w:b/>
                        <w:bCs/>
                      </w:rPr>
                      <w:t>V</w:t>
                    </w:r>
                  </w:ins>
                  <w:r w:rsidRPr="00A033D0">
                    <w:rPr>
                      <w:rFonts w:ascii="Calisto MT" w:hAnsi="Calisto MT"/>
                      <w:b/>
                      <w:bCs/>
                    </w:rPr>
                    <w:t>A)</w:t>
                  </w:r>
                </w:p>
                <w:p w14:paraId="7BA6BF0C" w14:textId="3464EA4D" w:rsidR="0042527F" w:rsidRPr="00A033D0" w:rsidRDefault="0042527F" w:rsidP="00365BAC">
                  <w:pPr>
                    <w:pStyle w:val="NormalWeb"/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This package builds a mobile-friendly PWA with </w:t>
                  </w:r>
                  <w:ins w:id="173" w:author="iloadmin" w:date="2025-10-08T14:09:00Z">
                    <w:r w:rsidR="00365BAC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>realmeta.ca/</w:t>
                    </w:r>
                  </w:ins>
                  <w:del w:id="174" w:author="iloadmin" w:date="2025-10-08T14:09:00Z">
                    <w:r w:rsidRPr="00A033D0" w:rsidDel="00365BAC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delText>login,</w:delText>
                    </w:r>
                  </w:del>
                  <w:ins w:id="175" w:author="iloadmin" w:date="2025-10-08T14:09:00Z">
                    <w:r w:rsidR="00365BAC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>metavisitar/museum</w:t>
                    </w:r>
                  </w:ins>
                  <w:ins w:id="176" w:author="iloadmin" w:date="2025-10-08T14:10:00Z">
                    <w:r w:rsidR="00365BAC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_name (from </w:t>
                    </w:r>
                  </w:ins>
                  <w:ins w:id="177" w:author="iloadmin" w:date="2025-10-08T14:15:00Z">
                    <w:r w:rsidR="00365BAC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QR code generated from </w:t>
                    </w:r>
                  </w:ins>
                  <w:bookmarkStart w:id="178" w:name="_GoBack"/>
                  <w:bookmarkEnd w:id="178"/>
                  <w:ins w:id="179" w:author="iloadmin" w:date="2025-10-08T14:10:00Z">
                    <w:r w:rsidR="00365BAC">
                      <w:rPr>
                        <w:rFonts w:ascii="Calisto MT" w:hAnsi="Calisto MT"/>
                        <w:b/>
                        <w:bCs/>
                        <w:i/>
                        <w:iCs/>
                        <w:sz w:val="18"/>
                        <w:szCs w:val="18"/>
                      </w:rPr>
                      <w:t>museum profile on canvas)</w:t>
                    </w:r>
                  </w:ins>
                  <w:r w:rsidRPr="00A033D0">
                    <w:rPr>
                      <w:rFonts w:ascii="Calisto MT" w:hAnsi="Calisto MT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 camera scanning, AI descriptions, overlays, and user feedback features for an interactive museum experience.</w:t>
                  </w:r>
                </w:p>
              </w:tc>
            </w:tr>
            <w:tr w:rsidR="0042527F" w:rsidRPr="00A033D0" w14:paraId="33ED3F45" w14:textId="77777777" w:rsidTr="2048457C">
              <w:trPr>
                <w:trHeight w:val="300"/>
              </w:trPr>
              <w:tc>
                <w:tcPr>
                  <w:tcW w:w="5577" w:type="dxa"/>
                  <w:vAlign w:val="center"/>
                </w:tcPr>
                <w:p w14:paraId="0DF7236B" w14:textId="639179BB" w:rsidR="0042527F" w:rsidRPr="00A033D0" w:rsidRDefault="0042527F" w:rsidP="002E1984">
                  <w:pPr>
                    <w:rPr>
                      <w:rFonts w:ascii="Calisto MT" w:hAnsi="Calisto MT"/>
                    </w:rPr>
                  </w:pPr>
                </w:p>
              </w:tc>
            </w:tr>
          </w:tbl>
          <w:p w14:paraId="528D35A6" w14:textId="3DB668DC" w:rsidR="0042527F" w:rsidRPr="00A033D0" w:rsidRDefault="0042527F" w:rsidP="002E1984">
            <w:pPr>
              <w:spacing w:before="240" w:after="240"/>
              <w:rPr>
                <w:rFonts w:ascii="Calisto MT" w:hAnsi="Calisto MT"/>
                <w:snapToGrid w:val="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E4FFF5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E0384D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80D37C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0E2296A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FFB579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85B4505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073A781" w14:textId="5E6AABAB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1FEE0623" w14:textId="46C7B8D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5" w:type="dxa"/>
            <w:tcBorders>
              <w:top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96E3360" w14:textId="78A331ED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3B5A85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B08E45B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2" w:space="0" w:color="auto"/>
              <w:bottom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2F2D5877" w14:textId="77777777" w:rsidR="0042527F" w:rsidRPr="00A033D0" w:rsidRDefault="0042527F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</w:tr>
      <w:tr w:rsidR="0042527F" w:rsidRPr="00A033D0" w14:paraId="52EE6E98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3084A66B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6BF124B8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6.2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D1A9C7C" w14:textId="76037C62" w:rsidR="0042527F" w:rsidRPr="00A033D0" w:rsidRDefault="0042527F" w:rsidP="002E1984">
            <w:pPr>
              <w:rPr>
                <w:rFonts w:ascii="Calisto MT" w:hAnsi="Calisto MT"/>
              </w:rPr>
            </w:pPr>
            <w:del w:id="180" w:author="iloadmin" w:date="2025-10-08T14:11:00Z">
              <w:r w:rsidRPr="00A033D0" w:rsidDel="00365BAC">
                <w:rPr>
                  <w:rFonts w:ascii="Calisto MT" w:hAnsi="Calisto MT"/>
                  <w:sz w:val="18"/>
                  <w:szCs w:val="18"/>
                </w:rPr>
                <w:delText>Build login system</w:delText>
              </w:r>
            </w:del>
            <w:ins w:id="181" w:author="iloadmin" w:date="2025-10-08T14:11:00Z">
              <w:r w:rsidR="00365BAC">
                <w:rPr>
                  <w:rFonts w:ascii="Calisto MT" w:hAnsi="Calisto MT"/>
                  <w:sz w:val="18"/>
                  <w:szCs w:val="18"/>
                </w:rPr>
                <w:t>No login required</w:t>
              </w:r>
            </w:ins>
            <w:r w:rsidRPr="00A033D0">
              <w:rPr>
                <w:rFonts w:ascii="Calisto MT" w:hAnsi="Calisto MT"/>
                <w:sz w:val="18"/>
                <w:szCs w:val="18"/>
              </w:rPr>
              <w:t xml:space="preserve"> 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0F1FB6B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E46FE7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49C860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03CE84F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4CF1FEB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908325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A8027B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718192B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2E5750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7C6860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60F714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7979DBB4" w14:textId="77777777" w:rsidR="0042527F" w:rsidRPr="00A033D0" w:rsidRDefault="0042527F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</w:tr>
      <w:tr w:rsidR="0042527F" w:rsidRPr="00A033D0" w14:paraId="1F5D41E8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20158DC5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75EC7C28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6.3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C63F036" w14:textId="21A075A8" w:rsidR="0042527F" w:rsidRPr="00A033D0" w:rsidRDefault="0042527F" w:rsidP="002E1984">
            <w:pPr>
              <w:rPr>
                <w:rFonts w:ascii="Calisto MT" w:hAnsi="Calisto MT"/>
                <w:i/>
                <w:iCs/>
                <w:snapToGrid w:val="0"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sz w:val="18"/>
                <w:szCs w:val="18"/>
              </w:rPr>
              <w:t xml:space="preserve">Add camera scanning feature (connect with detection model)  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1030DD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D36391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437D36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2CB535C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EDC478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3B160D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6DCB43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3BFA0D27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2D757FB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A56DE4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198FB3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34EA6624" w14:textId="77777777" w:rsidR="0042527F" w:rsidRPr="00A033D0" w:rsidRDefault="0042527F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</w:tr>
      <w:tr w:rsidR="0042527F" w:rsidRPr="00A033D0" w14:paraId="15FD4961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57B6180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7FC5A274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6.4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BF64662" w14:textId="53E1FF43" w:rsidR="0042527F" w:rsidRPr="00A033D0" w:rsidRDefault="0042527F" w:rsidP="002E1984">
            <w:pPr>
              <w:rPr>
                <w:rFonts w:ascii="Calisto MT" w:hAnsi="Calisto MT"/>
                <w:i/>
                <w:iCs/>
                <w:snapToGrid w:val="0"/>
                <w:sz w:val="18"/>
                <w:szCs w:val="18"/>
              </w:rPr>
            </w:pPr>
            <w:commentRangeStart w:id="182"/>
            <w:r w:rsidRPr="00A033D0">
              <w:rPr>
                <w:rFonts w:ascii="Calisto MT" w:hAnsi="Calisto MT"/>
                <w:i/>
                <w:iCs/>
                <w:sz w:val="18"/>
                <w:szCs w:val="18"/>
              </w:rPr>
              <w:t>Integrate AI description + overlays</w:t>
            </w:r>
            <w:commentRangeEnd w:id="182"/>
            <w:r>
              <w:rPr>
                <w:rStyle w:val="CommentReference"/>
              </w:rPr>
              <w:commentReference w:id="182"/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1F6FC6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B3D333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5E18E6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3920063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C9A4F4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6E1447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B0B8C7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3518ED9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85FF94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4EBB5F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1B0D15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075D0108" w14:textId="77777777" w:rsidR="0042527F" w:rsidRPr="00A033D0" w:rsidRDefault="0042527F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</w:tr>
      <w:tr w:rsidR="0042527F" w:rsidRPr="00A033D0" w14:paraId="14705048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30F4CDE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3A8CE613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6.5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A632CBC" w14:textId="32B3DFC8" w:rsidR="0042527F" w:rsidRPr="00A033D0" w:rsidRDefault="0042527F" w:rsidP="002E1984">
            <w:pPr>
              <w:rPr>
                <w:rFonts w:ascii="Calisto MT" w:hAnsi="Calisto MT"/>
                <w:i/>
                <w:iCs/>
                <w:snapToGrid w:val="0"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sz w:val="18"/>
                <w:szCs w:val="18"/>
              </w:rPr>
              <w:t>Add user feedback option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9B80D3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4E0374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8B4492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shd w:val="clear" w:color="auto" w:fill="FFFFFF" w:themeFill="background1"/>
            <w:vAlign w:val="center"/>
          </w:tcPr>
          <w:p w14:paraId="2767FC4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B46A4E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4030518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8B5C487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shd w:val="clear" w:color="auto" w:fill="FFFFFF" w:themeFill="background1"/>
            <w:vAlign w:val="center"/>
          </w:tcPr>
          <w:p w14:paraId="10411FE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D717E8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760F5E2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469AD91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3D878E71" w14:textId="77777777" w:rsidR="0042527F" w:rsidRPr="00A033D0" w:rsidRDefault="0042527F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</w:tr>
      <w:tr w:rsidR="0042527F" w:rsidRPr="00A033D0" w14:paraId="7ADD5664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33C49BB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1896B936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6.6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94C1E83" w14:textId="084B515A" w:rsidR="0042527F" w:rsidRPr="00A033D0" w:rsidRDefault="0042527F" w:rsidP="002E1984">
            <w:pPr>
              <w:rPr>
                <w:rFonts w:ascii="Calisto MT" w:hAnsi="Calisto MT"/>
                <w:i/>
                <w:snapToGrid w:val="0"/>
                <w:sz w:val="18"/>
              </w:rPr>
            </w:pPr>
            <w:r w:rsidRPr="00A033D0">
              <w:rPr>
                <w:rFonts w:ascii="Calisto MT" w:hAnsi="Calisto MT"/>
                <w:i/>
                <w:iCs/>
                <w:color w:val="000000"/>
                <w:sz w:val="18"/>
                <w:szCs w:val="18"/>
                <w:shd w:val="clear" w:color="auto" w:fill="FFFFFF"/>
              </w:rPr>
              <w:t>Optional tasks</w:t>
            </w:r>
          </w:p>
        </w:tc>
        <w:tc>
          <w:tcPr>
            <w:tcW w:w="284" w:type="dxa"/>
            <w:tcBorders>
              <w:top w:val="nil"/>
              <w:bottom w:val="dotted" w:sz="2" w:space="0" w:color="auto"/>
              <w:right w:val="single" w:sz="2" w:space="0" w:color="auto"/>
            </w:tcBorders>
            <w:vAlign w:val="center"/>
          </w:tcPr>
          <w:p w14:paraId="283B75E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C264755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38B2E65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nil"/>
              <w:left w:val="single" w:sz="2" w:space="0" w:color="auto"/>
              <w:bottom w:val="dotted" w:sz="2" w:space="0" w:color="auto"/>
            </w:tcBorders>
            <w:vAlign w:val="center"/>
          </w:tcPr>
          <w:p w14:paraId="7D7F9A1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347C73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3B3494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00FD627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dotted" w:sz="2" w:space="0" w:color="auto"/>
            </w:tcBorders>
            <w:shd w:val="clear" w:color="auto" w:fill="FFFFFF" w:themeFill="background1"/>
            <w:vAlign w:val="center"/>
          </w:tcPr>
          <w:p w14:paraId="5A97856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nil"/>
              <w:bottom w:val="dotted" w:sz="2" w:space="0" w:color="auto"/>
              <w:right w:val="single" w:sz="2" w:space="0" w:color="auto"/>
            </w:tcBorders>
            <w:vAlign w:val="center"/>
          </w:tcPr>
          <w:p w14:paraId="01E6E96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295452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38B95A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1CF840DE" w14:textId="77777777" w:rsidR="0042527F" w:rsidRPr="00A033D0" w:rsidRDefault="0042527F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</w:tr>
      <w:tr w:rsidR="0042527F" w:rsidRPr="00A033D0" w14:paraId="09F80FEC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1848410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26F459FA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sz w:val="18"/>
              </w:rPr>
            </w:pPr>
            <w:r w:rsidRPr="00A033D0">
              <w:rPr>
                <w:rFonts w:ascii="Calisto MT" w:hAnsi="Calisto MT"/>
                <w:i/>
                <w:sz w:val="18"/>
              </w:rPr>
              <w:t>6.7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72CA5E3" w14:textId="05A27298" w:rsidR="0042527F" w:rsidRPr="00A033D0" w:rsidRDefault="0042527F" w:rsidP="002E1984">
            <w:pPr>
              <w:rPr>
                <w:rFonts w:ascii="Calisto MT" w:hAnsi="Calisto MT"/>
                <w:i/>
                <w:snapToGrid w:val="0"/>
                <w:sz w:val="18"/>
              </w:rPr>
            </w:pPr>
            <w:r w:rsidRPr="00A033D0">
              <w:rPr>
                <w:rFonts w:ascii="Calisto MT" w:hAnsi="Calisto MT"/>
                <w:i/>
                <w:iCs/>
                <w:color w:val="000000"/>
                <w:sz w:val="18"/>
                <w:szCs w:val="18"/>
                <w:shd w:val="clear" w:color="auto" w:fill="FFFFFF"/>
              </w:rPr>
              <w:t>Optional tasks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6E4B5A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F1AA13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BA8708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67F112C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66A372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3D3C63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E67F20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74BD3D1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ADDF5C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02A72F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single" w:sz="12" w:space="0" w:color="FFFFFF" w:themeColor="background1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78A276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dotted" w:sz="2" w:space="0" w:color="auto"/>
            </w:tcBorders>
            <w:shd w:val="clear" w:color="auto" w:fill="FFFFFF" w:themeFill="background1"/>
            <w:vAlign w:val="center"/>
          </w:tcPr>
          <w:p w14:paraId="5A159B6A" w14:textId="77777777" w:rsidR="0042527F" w:rsidRPr="00A033D0" w:rsidRDefault="0042527F" w:rsidP="002E1984">
            <w:pPr>
              <w:jc w:val="center"/>
              <w:rPr>
                <w:rFonts w:ascii="Calisto MT" w:hAnsi="Calisto MT"/>
                <w:w w:val="80"/>
                <w:sz w:val="18"/>
              </w:rPr>
            </w:pPr>
          </w:p>
        </w:tc>
      </w:tr>
      <w:tr w:rsidR="0042527F" w:rsidRPr="00A033D0" w14:paraId="2347AFDB" w14:textId="77777777" w:rsidTr="003C6534">
        <w:trPr>
          <w:cantSplit/>
          <w:jc w:val="center"/>
        </w:trPr>
        <w:tc>
          <w:tcPr>
            <w:tcW w:w="454" w:type="dxa"/>
            <w:vMerge/>
          </w:tcPr>
          <w:p w14:paraId="0C877F1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683" w:type="dxa"/>
            <w:tcBorders>
              <w:top w:val="nil"/>
              <w:left w:val="nil"/>
            </w:tcBorders>
            <w:vAlign w:val="center"/>
          </w:tcPr>
          <w:p w14:paraId="45246615" w14:textId="77777777" w:rsidR="0042527F" w:rsidRPr="00A033D0" w:rsidRDefault="0042527F" w:rsidP="002E1984">
            <w:pPr>
              <w:jc w:val="right"/>
              <w:rPr>
                <w:rFonts w:ascii="Calisto MT" w:hAnsi="Calisto MT"/>
                <w:b/>
                <w:bCs/>
                <w:sz w:val="20"/>
              </w:rPr>
            </w:pPr>
            <w:r w:rsidRPr="00A033D0">
              <w:rPr>
                <w:rFonts w:ascii="Calisto MT" w:hAnsi="Calisto MT"/>
                <w:b/>
                <w:bCs/>
                <w:sz w:val="20"/>
              </w:rPr>
              <w:t>M 6</w:t>
            </w:r>
          </w:p>
        </w:tc>
        <w:tc>
          <w:tcPr>
            <w:tcW w:w="5667" w:type="dxa"/>
            <w:tcBorders>
              <w:top w:val="dotted" w:sz="2" w:space="0" w:color="auto"/>
            </w:tcBorders>
            <w:vAlign w:val="center"/>
          </w:tcPr>
          <w:p w14:paraId="206D18B6" w14:textId="5808EB1A" w:rsidR="0042527F" w:rsidRPr="00A033D0" w:rsidRDefault="0042527F" w:rsidP="002E1984">
            <w:pPr>
              <w:rPr>
                <w:rFonts w:ascii="Calisto MT" w:hAnsi="Calisto MT"/>
                <w:b/>
                <w:bCs/>
                <w:snapToGrid w:val="0"/>
                <w:sz w:val="20"/>
              </w:rPr>
            </w:pPr>
            <w:r w:rsidRPr="00A033D0">
              <w:rPr>
                <w:rFonts w:ascii="Calisto MT" w:hAnsi="Calisto MT"/>
                <w:b/>
                <w:bCs/>
                <w:sz w:val="20"/>
              </w:rPr>
              <w:t>(late-Jan): PWA working with detection + overlays.</w:t>
            </w:r>
          </w:p>
        </w:tc>
        <w:tc>
          <w:tcPr>
            <w:tcW w:w="284" w:type="dxa"/>
            <w:tcBorders>
              <w:top w:val="dotted" w:sz="2" w:space="0" w:color="auto"/>
              <w:right w:val="single" w:sz="2" w:space="0" w:color="auto"/>
            </w:tcBorders>
            <w:vAlign w:val="center"/>
          </w:tcPr>
          <w:p w14:paraId="1459B2D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02FC3B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3733D5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</w:tcBorders>
            <w:vAlign w:val="center"/>
          </w:tcPr>
          <w:p w14:paraId="0705C705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right w:val="single" w:sz="2" w:space="0" w:color="auto"/>
            </w:tcBorders>
            <w:vAlign w:val="center"/>
          </w:tcPr>
          <w:p w14:paraId="03B0C11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EEB702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939A2B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</w:tcBorders>
            <w:vAlign w:val="center"/>
          </w:tcPr>
          <w:p w14:paraId="5324229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right w:val="single" w:sz="2" w:space="0" w:color="auto"/>
            </w:tcBorders>
            <w:vAlign w:val="center"/>
          </w:tcPr>
          <w:p w14:paraId="2C4EF795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C7CDFF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333" w:type="dxa"/>
            <w:tcBorders>
              <w:top w:val="nil"/>
              <w:left w:val="single" w:sz="2" w:space="0" w:color="auto"/>
              <w:right w:val="single" w:sz="2" w:space="0" w:color="auto"/>
            </w:tcBorders>
            <w:vAlign w:val="center"/>
          </w:tcPr>
          <w:p w14:paraId="0DA9534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</w:tcBorders>
            <w:vAlign w:val="center"/>
          </w:tcPr>
          <w:p w14:paraId="33ECECD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sz w:val="18"/>
              </w:rPr>
            </w:pPr>
            <w:r w:rsidRPr="00A033D0">
              <w:rPr>
                <w:rFonts w:ascii="Calisto MT" w:hAnsi="Calisto MT"/>
                <w:w w:val="80"/>
                <w:sz w:val="18"/>
              </w:rPr>
              <w:t></w:t>
            </w:r>
          </w:p>
        </w:tc>
      </w:tr>
      <w:tr w:rsidR="0042527F" w:rsidRPr="00A033D0" w14:paraId="12873F60" w14:textId="77777777" w:rsidTr="003C6534">
        <w:trPr>
          <w:cantSplit/>
          <w:trHeight w:val="300"/>
          <w:jc w:val="center"/>
        </w:trPr>
        <w:tc>
          <w:tcPr>
            <w:tcW w:w="454" w:type="dxa"/>
            <w:vMerge w:val="restart"/>
            <w:tcBorders>
              <w:top w:val="nil"/>
              <w:right w:val="nil"/>
            </w:tcBorders>
          </w:tcPr>
          <w:p w14:paraId="1A0506A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  <w:p w14:paraId="1D5241F0" w14:textId="054C0C9F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ins w:id="183" w:author="iloadmin" w:date="2025-10-08T14:03:00Z">
              <w:r>
                <w:rPr>
                  <w:rFonts w:ascii="Calisto MT" w:hAnsi="Calisto MT"/>
                  <w:b/>
                  <w:bCs/>
                  <w:sz w:val="18"/>
                  <w:szCs w:val="18"/>
                </w:rPr>
                <w:lastRenderedPageBreak/>
                <w:t>8</w:t>
              </w:r>
            </w:ins>
            <w:del w:id="184" w:author="iloadmin" w:date="2025-10-08T14:03:00Z">
              <w:r w:rsidRPr="00A033D0" w:rsidDel="0042527F">
                <w:rPr>
                  <w:rFonts w:ascii="Calisto MT" w:hAnsi="Calisto MT"/>
                  <w:b/>
                  <w:bCs/>
                  <w:sz w:val="18"/>
                  <w:szCs w:val="18"/>
                </w:rPr>
                <w:delText>7</w:delText>
              </w:r>
            </w:del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FB184" w14:textId="77777777" w:rsidR="0042527F" w:rsidRPr="00A033D0" w:rsidRDefault="0042527F" w:rsidP="002E1984">
            <w:pPr>
              <w:jc w:val="right"/>
              <w:rPr>
                <w:rFonts w:ascii="Calisto MT" w:hAnsi="Calisto MT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1C770F" w14:textId="77777777" w:rsidR="0042527F" w:rsidRPr="00A033D0" w:rsidRDefault="0042527F" w:rsidP="002E1984">
            <w:pPr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82C668" w14:textId="6B965675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F82BE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AC699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59A54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23AA0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7F2B4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1E9E7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2188A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8E8F3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8DE35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9CAF0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E46501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</w:tr>
      <w:tr w:rsidR="0042527F" w:rsidRPr="00A033D0" w14:paraId="2E868E47" w14:textId="77777777" w:rsidTr="003C6534">
        <w:trPr>
          <w:cantSplit/>
          <w:trHeight w:val="300"/>
          <w:jc w:val="center"/>
        </w:trPr>
        <w:tc>
          <w:tcPr>
            <w:tcW w:w="454" w:type="dxa"/>
            <w:vMerge/>
          </w:tcPr>
          <w:p w14:paraId="22F3F45C" w14:textId="77777777" w:rsidR="0042527F" w:rsidRPr="00A033D0" w:rsidRDefault="0042527F" w:rsidP="002E1984">
            <w:pPr>
              <w:rPr>
                <w:rFonts w:ascii="Calisto MT" w:hAnsi="Calisto MT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4998509E" w14:textId="77777777" w:rsidR="0042527F" w:rsidRPr="00A033D0" w:rsidRDefault="0042527F" w:rsidP="002E1984">
            <w:pPr>
              <w:jc w:val="right"/>
              <w:rPr>
                <w:rFonts w:ascii="Calisto MT" w:hAnsi="Calisto MT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5667" w:type="dxa"/>
            <w:tcBorders>
              <w:top w:val="nil"/>
              <w:bottom w:val="nil"/>
            </w:tcBorders>
            <w:vAlign w:val="center"/>
          </w:tcPr>
          <w:p w14:paraId="055D884F" w14:textId="77777777" w:rsidR="0042527F" w:rsidRPr="00A033D0" w:rsidRDefault="0042527F" w:rsidP="002E1984">
            <w:pPr>
              <w:rPr>
                <w:rFonts w:ascii="Calisto MT" w:hAnsi="Calisto MT"/>
                <w:b/>
                <w:bCs/>
              </w:rPr>
            </w:pPr>
            <w:r w:rsidRPr="00A033D0">
              <w:rPr>
                <w:rFonts w:ascii="Calisto MT" w:hAnsi="Calisto MT"/>
                <w:b/>
                <w:bCs/>
              </w:rPr>
              <w:t>Publishing, Testing, Final Demo</w:t>
            </w:r>
          </w:p>
          <w:p w14:paraId="62789811" w14:textId="77777777" w:rsidR="0042527F" w:rsidRPr="00A033D0" w:rsidRDefault="0042527F" w:rsidP="00F656A5">
            <w:pPr>
              <w:pStyle w:val="NormalWeb"/>
              <w:rPr>
                <w:rFonts w:ascii="Calisto MT" w:hAnsi="Calisto MT"/>
                <w:b/>
                <w:bCs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i/>
                <w:iCs/>
                <w:sz w:val="18"/>
                <w:szCs w:val="18"/>
              </w:rPr>
              <w:t>This package focuses on publishing AI-generated content to the PWA, conducting comprehensive testing, and preparing a final demo for stakeholder presentation.</w:t>
            </w:r>
          </w:p>
          <w:p w14:paraId="286287EC" w14:textId="1B895904" w:rsidR="0042527F" w:rsidRPr="00A033D0" w:rsidRDefault="0042527F" w:rsidP="002E1984">
            <w:pPr>
              <w:rPr>
                <w:rFonts w:ascii="Calisto MT" w:hAnsi="Calisto MT"/>
                <w:b/>
                <w:bCs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69A1343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F1011E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65A173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3A93BEF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0620DF0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8B07797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2067FEF" w14:textId="2BD5481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nil"/>
            </w:tcBorders>
            <w:vAlign w:val="center"/>
          </w:tcPr>
          <w:p w14:paraId="53763CA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nil"/>
              <w:bottom w:val="nil"/>
              <w:right w:val="single" w:sz="2" w:space="0" w:color="auto"/>
            </w:tcBorders>
            <w:vAlign w:val="center"/>
          </w:tcPr>
          <w:p w14:paraId="49C157B3" w14:textId="4E0A640A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BDFE292" w14:textId="1DAD094F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33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A1E59DB" w14:textId="2436A95C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2" w:space="0" w:color="auto"/>
              <w:bottom w:val="nil"/>
            </w:tcBorders>
            <w:vAlign w:val="center"/>
          </w:tcPr>
          <w:p w14:paraId="511EEF96" w14:textId="7DE11CAD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b/>
                <w:bCs/>
                <w:sz w:val="18"/>
                <w:szCs w:val="18"/>
              </w:rPr>
              <w:t>X</w:t>
            </w:r>
          </w:p>
        </w:tc>
      </w:tr>
      <w:tr w:rsidR="0042527F" w:rsidRPr="00A033D0" w14:paraId="507F33AE" w14:textId="77777777" w:rsidTr="003C6534">
        <w:trPr>
          <w:cantSplit/>
          <w:trHeight w:val="313"/>
          <w:jc w:val="center"/>
        </w:trPr>
        <w:tc>
          <w:tcPr>
            <w:tcW w:w="454" w:type="dxa"/>
            <w:vMerge/>
          </w:tcPr>
          <w:p w14:paraId="4932B9F7" w14:textId="77777777" w:rsidR="0042527F" w:rsidRPr="00A033D0" w:rsidRDefault="0042527F" w:rsidP="002E1984">
            <w:pPr>
              <w:rPr>
                <w:rFonts w:ascii="Calisto MT" w:hAnsi="Calisto MT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5B6DCAE3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sz w:val="18"/>
                <w:szCs w:val="18"/>
              </w:rPr>
              <w:t>6.1</w:t>
            </w:r>
          </w:p>
        </w:tc>
        <w:tc>
          <w:tcPr>
            <w:tcW w:w="5667" w:type="dxa"/>
            <w:tcBorders>
              <w:top w:val="single" w:sz="2" w:space="0" w:color="auto"/>
              <w:bottom w:val="dotted" w:sz="2" w:space="0" w:color="auto"/>
            </w:tcBorders>
            <w:vAlign w:val="center"/>
          </w:tcPr>
          <w:p w14:paraId="384D35C2" w14:textId="1D3FF348" w:rsidR="0042527F" w:rsidRPr="00A033D0" w:rsidRDefault="0042527F" w:rsidP="002E1984">
            <w:pPr>
              <w:rPr>
                <w:rFonts w:ascii="Calisto MT" w:hAnsi="Calisto MT"/>
              </w:rPr>
            </w:pPr>
            <w:r w:rsidRPr="00A033D0">
              <w:rPr>
                <w:rFonts w:ascii="Calisto MT" w:hAnsi="Calisto MT"/>
                <w:sz w:val="18"/>
                <w:szCs w:val="18"/>
              </w:rPr>
              <w:t xml:space="preserve">Publish AI-generated content to PWA </w:t>
            </w:r>
          </w:p>
        </w:tc>
        <w:tc>
          <w:tcPr>
            <w:tcW w:w="284" w:type="dxa"/>
            <w:tcBorders>
              <w:top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31FEA6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5B0857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1F58DC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1EBD4BE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F40AFB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65E718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F1AA62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49F6272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E566AA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6CDD36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333" w:type="dxa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B7E9BB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2" w:space="0" w:color="auto"/>
              <w:bottom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6AED8BD0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  <w:szCs w:val="18"/>
              </w:rPr>
            </w:pPr>
          </w:p>
        </w:tc>
      </w:tr>
      <w:tr w:rsidR="0042527F" w:rsidRPr="00A033D0" w14:paraId="3F377B69" w14:textId="77777777" w:rsidTr="003C6534">
        <w:trPr>
          <w:cantSplit/>
          <w:trHeight w:val="300"/>
          <w:jc w:val="center"/>
        </w:trPr>
        <w:tc>
          <w:tcPr>
            <w:tcW w:w="454" w:type="dxa"/>
            <w:vMerge/>
          </w:tcPr>
          <w:p w14:paraId="011A65B5" w14:textId="77777777" w:rsidR="0042527F" w:rsidRPr="00A033D0" w:rsidRDefault="0042527F" w:rsidP="002E1984">
            <w:pPr>
              <w:rPr>
                <w:rFonts w:ascii="Calisto MT" w:hAnsi="Calisto MT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1BE361C8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sz w:val="18"/>
                <w:szCs w:val="18"/>
              </w:rPr>
              <w:t>6.2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9CCD039" w14:textId="62846C5F" w:rsidR="0042527F" w:rsidRPr="00A033D0" w:rsidRDefault="0042527F" w:rsidP="002E1984">
            <w:pPr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sz w:val="18"/>
                <w:szCs w:val="18"/>
              </w:rPr>
              <w:t>Run full testing (accuracy, speed, bugs)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1869DD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11149F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1AE51CB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776ECB0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E6B114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3D3CB5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7D8953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0B19078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D231D4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EFFF8D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2DC9FC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5C7207FC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  <w:szCs w:val="18"/>
              </w:rPr>
            </w:pPr>
          </w:p>
        </w:tc>
      </w:tr>
      <w:tr w:rsidR="0042527F" w:rsidRPr="00A033D0" w14:paraId="12C7E84B" w14:textId="77777777" w:rsidTr="003C6534">
        <w:trPr>
          <w:cantSplit/>
          <w:trHeight w:val="300"/>
          <w:jc w:val="center"/>
        </w:trPr>
        <w:tc>
          <w:tcPr>
            <w:tcW w:w="454" w:type="dxa"/>
            <w:vMerge/>
          </w:tcPr>
          <w:p w14:paraId="1C72377C" w14:textId="77777777" w:rsidR="0042527F" w:rsidRPr="00A033D0" w:rsidRDefault="0042527F" w:rsidP="002E1984">
            <w:pPr>
              <w:rPr>
                <w:rFonts w:ascii="Calisto MT" w:hAnsi="Calisto MT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0C69B345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sz w:val="18"/>
                <w:szCs w:val="18"/>
              </w:rPr>
              <w:t>6.3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84BA670" w14:textId="1BB8D416" w:rsidR="0042527F" w:rsidRPr="00A033D0" w:rsidRDefault="0042527F" w:rsidP="002E1984">
            <w:pPr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sz w:val="18"/>
                <w:szCs w:val="18"/>
              </w:rPr>
              <w:t xml:space="preserve">Fix issues &amp; optimize  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0E6866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0939E7B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1A6EAD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127ACC1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BE12497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C2D83E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704547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5C75FC4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162EC8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CF55C0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594627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257A5368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  <w:szCs w:val="18"/>
              </w:rPr>
            </w:pPr>
          </w:p>
        </w:tc>
      </w:tr>
      <w:tr w:rsidR="0042527F" w:rsidRPr="00A033D0" w14:paraId="5E0260C0" w14:textId="77777777" w:rsidTr="003C6534">
        <w:trPr>
          <w:cantSplit/>
          <w:trHeight w:val="300"/>
          <w:jc w:val="center"/>
        </w:trPr>
        <w:tc>
          <w:tcPr>
            <w:tcW w:w="454" w:type="dxa"/>
            <w:vMerge/>
          </w:tcPr>
          <w:p w14:paraId="1C2E613A" w14:textId="77777777" w:rsidR="0042527F" w:rsidRPr="00A033D0" w:rsidRDefault="0042527F" w:rsidP="002E1984">
            <w:pPr>
              <w:rPr>
                <w:rFonts w:ascii="Calisto MT" w:hAnsi="Calisto MT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40C5B494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sz w:val="18"/>
                <w:szCs w:val="18"/>
              </w:rPr>
              <w:t>6.4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0EA1AC0" w14:textId="12704A04" w:rsidR="0042527F" w:rsidRPr="00A033D0" w:rsidRDefault="0042527F" w:rsidP="002E1984">
            <w:pPr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sz w:val="18"/>
                <w:szCs w:val="18"/>
              </w:rPr>
              <w:t>Prepare final demo for presentation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DF7332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AABFCC5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3834AA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57D1D31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85A627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C3CAE77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B7F6F37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291AE2D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83101F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5BFC5E79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C8C75E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5CDCF900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  <w:szCs w:val="18"/>
              </w:rPr>
            </w:pPr>
          </w:p>
        </w:tc>
      </w:tr>
      <w:tr w:rsidR="0042527F" w:rsidRPr="00A033D0" w14:paraId="3665D5E4" w14:textId="77777777" w:rsidTr="003C6534">
        <w:trPr>
          <w:cantSplit/>
          <w:trHeight w:val="300"/>
          <w:jc w:val="center"/>
        </w:trPr>
        <w:tc>
          <w:tcPr>
            <w:tcW w:w="454" w:type="dxa"/>
            <w:vMerge/>
          </w:tcPr>
          <w:p w14:paraId="03CDF7EA" w14:textId="77777777" w:rsidR="0042527F" w:rsidRPr="00A033D0" w:rsidRDefault="0042527F" w:rsidP="002E1984">
            <w:pPr>
              <w:rPr>
                <w:rFonts w:ascii="Calisto MT" w:hAnsi="Calisto MT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12184A11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sz w:val="18"/>
                <w:szCs w:val="18"/>
              </w:rPr>
              <w:t>6.5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AE305B2" w14:textId="388C0FED" w:rsidR="0042527F" w:rsidRPr="00A033D0" w:rsidRDefault="0042527F" w:rsidP="002E1984">
            <w:pPr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color w:val="000000"/>
                <w:sz w:val="18"/>
                <w:szCs w:val="18"/>
                <w:shd w:val="clear" w:color="auto" w:fill="FFFFFF"/>
              </w:rPr>
              <w:t>Optional tasks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FDA546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7218082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EB2F3B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shd w:val="clear" w:color="auto" w:fill="FFFFFF" w:themeFill="background1"/>
            <w:vAlign w:val="center"/>
          </w:tcPr>
          <w:p w14:paraId="265F0D8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5B1013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798A641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D2C9EF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shd w:val="clear" w:color="auto" w:fill="FFFFFF" w:themeFill="background1"/>
            <w:vAlign w:val="center"/>
          </w:tcPr>
          <w:p w14:paraId="33D124B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10843C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9C8FA5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333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0733B81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5D446F9D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  <w:szCs w:val="18"/>
              </w:rPr>
            </w:pPr>
          </w:p>
        </w:tc>
      </w:tr>
      <w:tr w:rsidR="0042527F" w:rsidRPr="00A033D0" w14:paraId="2325F57C" w14:textId="77777777" w:rsidTr="003C6534">
        <w:trPr>
          <w:cantSplit/>
          <w:trHeight w:val="300"/>
          <w:jc w:val="center"/>
        </w:trPr>
        <w:tc>
          <w:tcPr>
            <w:tcW w:w="454" w:type="dxa"/>
            <w:vMerge/>
          </w:tcPr>
          <w:p w14:paraId="783A0E12" w14:textId="77777777" w:rsidR="0042527F" w:rsidRPr="00A033D0" w:rsidRDefault="0042527F" w:rsidP="002E1984">
            <w:pPr>
              <w:rPr>
                <w:rFonts w:ascii="Calisto MT" w:hAnsi="Calisto MT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0EB39C0C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sz w:val="18"/>
                <w:szCs w:val="18"/>
              </w:rPr>
              <w:t>6.6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99B8D44" w14:textId="77097FCD" w:rsidR="0042527F" w:rsidRPr="00A033D0" w:rsidRDefault="0042527F" w:rsidP="002E1984">
            <w:pPr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color w:val="000000"/>
                <w:sz w:val="18"/>
                <w:szCs w:val="18"/>
                <w:shd w:val="clear" w:color="auto" w:fill="FFFFFF"/>
              </w:rPr>
              <w:t>Optional tasks</w:t>
            </w:r>
          </w:p>
        </w:tc>
        <w:tc>
          <w:tcPr>
            <w:tcW w:w="284" w:type="dxa"/>
            <w:tcBorders>
              <w:top w:val="nil"/>
              <w:bottom w:val="dotted" w:sz="2" w:space="0" w:color="auto"/>
              <w:right w:val="single" w:sz="2" w:space="0" w:color="auto"/>
            </w:tcBorders>
            <w:vAlign w:val="center"/>
          </w:tcPr>
          <w:p w14:paraId="61C3EBF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66435EB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12" w:space="0" w:color="FFFFFF" w:themeColor="background1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7EE4FB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single" w:sz="2" w:space="0" w:color="auto"/>
              <w:bottom w:val="dotted" w:sz="2" w:space="0" w:color="auto"/>
            </w:tcBorders>
            <w:vAlign w:val="center"/>
          </w:tcPr>
          <w:p w14:paraId="4E281BA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38A11E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73D623D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1D94D2DB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single" w:sz="12" w:space="0" w:color="FFFFFF" w:themeColor="background1"/>
              <w:left w:val="single" w:sz="2" w:space="0" w:color="auto"/>
              <w:bottom w:val="dotted" w:sz="2" w:space="0" w:color="auto"/>
            </w:tcBorders>
            <w:shd w:val="clear" w:color="auto" w:fill="FFFFFF" w:themeFill="background1"/>
            <w:vAlign w:val="center"/>
          </w:tcPr>
          <w:p w14:paraId="5874792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nil"/>
              <w:bottom w:val="dotted" w:sz="2" w:space="0" w:color="auto"/>
              <w:right w:val="single" w:sz="2" w:space="0" w:color="auto"/>
            </w:tcBorders>
            <w:vAlign w:val="center"/>
          </w:tcPr>
          <w:p w14:paraId="1A2A138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49DC8F2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333" w:type="dxa"/>
            <w:tcBorders>
              <w:top w:val="single" w:sz="12" w:space="0" w:color="FFFFFF" w:themeColor="background1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106B94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669E5F8E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  <w:szCs w:val="18"/>
              </w:rPr>
            </w:pPr>
          </w:p>
        </w:tc>
      </w:tr>
      <w:tr w:rsidR="0042527F" w:rsidRPr="00A033D0" w14:paraId="147BF8EF" w14:textId="77777777" w:rsidTr="003C6534">
        <w:trPr>
          <w:cantSplit/>
          <w:trHeight w:val="300"/>
          <w:jc w:val="center"/>
        </w:trPr>
        <w:tc>
          <w:tcPr>
            <w:tcW w:w="454" w:type="dxa"/>
            <w:vMerge/>
          </w:tcPr>
          <w:p w14:paraId="0CD2523B" w14:textId="77777777" w:rsidR="0042527F" w:rsidRPr="00A033D0" w:rsidRDefault="0042527F" w:rsidP="002E1984">
            <w:pPr>
              <w:rPr>
                <w:rFonts w:ascii="Calisto MT" w:hAnsi="Calisto MT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</w:tcBorders>
            <w:vAlign w:val="center"/>
          </w:tcPr>
          <w:p w14:paraId="1579888E" w14:textId="77777777" w:rsidR="0042527F" w:rsidRPr="00A033D0" w:rsidRDefault="0042527F" w:rsidP="002E1984">
            <w:pPr>
              <w:jc w:val="right"/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sz w:val="18"/>
                <w:szCs w:val="18"/>
              </w:rPr>
              <w:t>6.7</w:t>
            </w:r>
          </w:p>
        </w:tc>
        <w:tc>
          <w:tcPr>
            <w:tcW w:w="5667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54AFA75" w14:textId="6070596B" w:rsidR="0042527F" w:rsidRPr="00A033D0" w:rsidRDefault="0042527F" w:rsidP="002E1984">
            <w:pPr>
              <w:rPr>
                <w:rFonts w:ascii="Calisto MT" w:hAnsi="Calisto MT"/>
                <w:i/>
                <w:iCs/>
                <w:sz w:val="18"/>
                <w:szCs w:val="18"/>
              </w:rPr>
            </w:pPr>
            <w:r w:rsidRPr="00A033D0">
              <w:rPr>
                <w:rFonts w:ascii="Calisto MT" w:hAnsi="Calisto MT"/>
                <w:i/>
                <w:iCs/>
                <w:color w:val="000000"/>
                <w:sz w:val="18"/>
                <w:szCs w:val="18"/>
                <w:shd w:val="clear" w:color="auto" w:fill="FFFFFF"/>
              </w:rPr>
              <w:t>Optional tasks</w:t>
            </w:r>
          </w:p>
        </w:tc>
        <w:tc>
          <w:tcPr>
            <w:tcW w:w="284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82C584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4D5AAD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662669E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6286433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934D357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2841F38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02752CB7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bottom w:val="dotted" w:sz="2" w:space="0" w:color="auto"/>
            </w:tcBorders>
            <w:vAlign w:val="center"/>
          </w:tcPr>
          <w:p w14:paraId="086E906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34304BBA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2" w:space="0" w:color="auto"/>
              <w:bottom w:val="dotted" w:sz="2" w:space="0" w:color="auto"/>
              <w:right w:val="single" w:sz="2" w:space="0" w:color="auto"/>
            </w:tcBorders>
            <w:vAlign w:val="center"/>
          </w:tcPr>
          <w:p w14:paraId="4337BA03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333" w:type="dxa"/>
            <w:tcBorders>
              <w:top w:val="single" w:sz="12" w:space="0" w:color="FFFFFF" w:themeColor="background1"/>
              <w:left w:val="single" w:sz="2" w:space="0" w:color="auto"/>
              <w:bottom w:val="dotted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25E2D9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  <w:bottom w:val="dotted" w:sz="2" w:space="0" w:color="auto"/>
            </w:tcBorders>
            <w:shd w:val="clear" w:color="auto" w:fill="FFFFFF" w:themeFill="background1"/>
            <w:vAlign w:val="center"/>
          </w:tcPr>
          <w:p w14:paraId="67FFBEC9" w14:textId="77777777" w:rsidR="0042527F" w:rsidRPr="00A033D0" w:rsidRDefault="0042527F" w:rsidP="002E1984">
            <w:pPr>
              <w:jc w:val="center"/>
              <w:rPr>
                <w:rFonts w:ascii="Calisto MT" w:hAnsi="Calisto MT"/>
                <w:sz w:val="18"/>
                <w:szCs w:val="18"/>
              </w:rPr>
            </w:pPr>
          </w:p>
        </w:tc>
      </w:tr>
      <w:tr w:rsidR="0042527F" w:rsidRPr="00A033D0" w14:paraId="126B6ECA" w14:textId="77777777" w:rsidTr="003C6534">
        <w:trPr>
          <w:cantSplit/>
          <w:trHeight w:val="300"/>
          <w:jc w:val="center"/>
        </w:trPr>
        <w:tc>
          <w:tcPr>
            <w:tcW w:w="454" w:type="dxa"/>
            <w:vMerge/>
          </w:tcPr>
          <w:p w14:paraId="53D1ECFB" w14:textId="77777777" w:rsidR="0042527F" w:rsidRPr="00A033D0" w:rsidRDefault="0042527F" w:rsidP="002E1984">
            <w:pPr>
              <w:rPr>
                <w:rFonts w:ascii="Calisto MT" w:hAnsi="Calisto MT"/>
              </w:rPr>
            </w:pPr>
          </w:p>
        </w:tc>
        <w:tc>
          <w:tcPr>
            <w:tcW w:w="683" w:type="dxa"/>
            <w:tcBorders>
              <w:top w:val="nil"/>
              <w:left w:val="nil"/>
            </w:tcBorders>
            <w:vAlign w:val="center"/>
          </w:tcPr>
          <w:p w14:paraId="5FCE9A08" w14:textId="77777777" w:rsidR="0042527F" w:rsidRPr="00A033D0" w:rsidRDefault="0042527F" w:rsidP="002E1984">
            <w:pPr>
              <w:jc w:val="right"/>
              <w:rPr>
                <w:rFonts w:ascii="Calisto MT" w:hAnsi="Calisto MT"/>
                <w:b/>
                <w:bCs/>
                <w:sz w:val="20"/>
              </w:rPr>
            </w:pPr>
            <w:r w:rsidRPr="00A033D0">
              <w:rPr>
                <w:rFonts w:ascii="Calisto MT" w:hAnsi="Calisto MT"/>
                <w:b/>
                <w:bCs/>
                <w:sz w:val="20"/>
              </w:rPr>
              <w:t>M 6</w:t>
            </w:r>
          </w:p>
        </w:tc>
        <w:tc>
          <w:tcPr>
            <w:tcW w:w="5667" w:type="dxa"/>
            <w:tcBorders>
              <w:top w:val="dotted" w:sz="2" w:space="0" w:color="auto"/>
            </w:tcBorders>
            <w:vAlign w:val="center"/>
          </w:tcPr>
          <w:p w14:paraId="21A1253D" w14:textId="33E6FD50" w:rsidR="0042527F" w:rsidRPr="00A033D0" w:rsidRDefault="0042527F" w:rsidP="002E1984">
            <w:pPr>
              <w:rPr>
                <w:rFonts w:ascii="Calisto MT" w:hAnsi="Calisto MT"/>
                <w:b/>
                <w:bCs/>
                <w:sz w:val="20"/>
              </w:rPr>
            </w:pPr>
            <w:r w:rsidRPr="00A033D0">
              <w:rPr>
                <w:rFonts w:ascii="Calisto MT" w:hAnsi="Calisto MT"/>
                <w:b/>
                <w:bCs/>
                <w:sz w:val="20"/>
              </w:rPr>
              <w:t>(early-Feb): Final tested demo presented.</w:t>
            </w:r>
          </w:p>
        </w:tc>
        <w:tc>
          <w:tcPr>
            <w:tcW w:w="284" w:type="dxa"/>
            <w:tcBorders>
              <w:top w:val="dotted" w:sz="2" w:space="0" w:color="auto"/>
              <w:right w:val="single" w:sz="2" w:space="0" w:color="auto"/>
            </w:tcBorders>
            <w:vAlign w:val="center"/>
          </w:tcPr>
          <w:p w14:paraId="105FA3BD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1E5C96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otted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4046C8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dotted" w:sz="2" w:space="0" w:color="auto"/>
              <w:left w:val="single" w:sz="2" w:space="0" w:color="auto"/>
            </w:tcBorders>
            <w:vAlign w:val="center"/>
          </w:tcPr>
          <w:p w14:paraId="458F33D4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right w:val="single" w:sz="2" w:space="0" w:color="auto"/>
            </w:tcBorders>
            <w:vAlign w:val="center"/>
          </w:tcPr>
          <w:p w14:paraId="4E6189AF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8BBFC6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8038DBC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left w:val="single" w:sz="2" w:space="0" w:color="auto"/>
            </w:tcBorders>
            <w:vAlign w:val="center"/>
          </w:tcPr>
          <w:p w14:paraId="7989AD40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25" w:type="dxa"/>
            <w:tcBorders>
              <w:top w:val="dotted" w:sz="2" w:space="0" w:color="auto"/>
              <w:right w:val="single" w:sz="2" w:space="0" w:color="auto"/>
            </w:tcBorders>
            <w:vAlign w:val="center"/>
          </w:tcPr>
          <w:p w14:paraId="3CF57E3E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dotted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847B458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333" w:type="dxa"/>
            <w:tcBorders>
              <w:top w:val="nil"/>
              <w:left w:val="single" w:sz="2" w:space="0" w:color="auto"/>
              <w:right w:val="single" w:sz="2" w:space="0" w:color="auto"/>
            </w:tcBorders>
            <w:vAlign w:val="center"/>
          </w:tcPr>
          <w:p w14:paraId="6DFF2B05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2" w:space="0" w:color="auto"/>
            </w:tcBorders>
            <w:vAlign w:val="center"/>
          </w:tcPr>
          <w:p w14:paraId="3A07FAD6" w14:textId="77777777" w:rsidR="0042527F" w:rsidRPr="00A033D0" w:rsidRDefault="0042527F" w:rsidP="002E1984">
            <w:pPr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A033D0">
              <w:rPr>
                <w:rFonts w:ascii="Calisto MT" w:hAnsi="Calisto MT"/>
                <w:sz w:val="18"/>
                <w:szCs w:val="18"/>
              </w:rPr>
              <w:t></w:t>
            </w:r>
          </w:p>
        </w:tc>
      </w:tr>
    </w:tbl>
    <w:p w14:paraId="7B48D0B5" w14:textId="0CF827C3" w:rsidR="00084E0F" w:rsidRPr="00A033D0" w:rsidRDefault="00084E0F">
      <w:pPr>
        <w:rPr>
          <w:rFonts w:ascii="Calisto MT" w:hAnsi="Calisto MT"/>
        </w:rPr>
      </w:pPr>
    </w:p>
    <w:p w14:paraId="281B4620" w14:textId="77777777" w:rsidR="00084E0F" w:rsidRPr="00A033D0" w:rsidRDefault="00084E0F">
      <w:pPr>
        <w:rPr>
          <w:rFonts w:ascii="Calisto MT" w:hAnsi="Calisto MT"/>
        </w:rPr>
      </w:pPr>
    </w:p>
    <w:p w14:paraId="18EF218E" w14:textId="77777777" w:rsidR="00084E0F" w:rsidRPr="00A033D0" w:rsidRDefault="00084E0F">
      <w:pPr>
        <w:rPr>
          <w:rFonts w:ascii="Calisto MT" w:hAnsi="Calisto MT"/>
        </w:rPr>
      </w:pPr>
    </w:p>
    <w:p w14:paraId="1A5201EB" w14:textId="4903942C" w:rsidR="00084E0F" w:rsidRPr="00A033D0" w:rsidRDefault="00084E0F">
      <w:pPr>
        <w:rPr>
          <w:rFonts w:ascii="Calisto MT" w:hAnsi="Calisto MT"/>
        </w:rPr>
      </w:pPr>
    </w:p>
    <w:p w14:paraId="0C61C907" w14:textId="77777777" w:rsidR="00D60DC3" w:rsidRPr="00A033D0" w:rsidRDefault="00D60DC3">
      <w:pPr>
        <w:rPr>
          <w:rFonts w:ascii="Calisto MT" w:hAnsi="Calisto MT"/>
        </w:rPr>
      </w:pPr>
    </w:p>
    <w:p w14:paraId="5B089EDE" w14:textId="77777777" w:rsidR="00D60DC3" w:rsidRPr="00A033D0" w:rsidRDefault="00D60DC3">
      <w:pPr>
        <w:rPr>
          <w:rFonts w:ascii="Calisto MT" w:hAnsi="Calisto MT"/>
        </w:rPr>
      </w:pPr>
    </w:p>
    <w:p w14:paraId="0BA1C261" w14:textId="77777777" w:rsidR="00D60DC3" w:rsidRPr="00A033D0" w:rsidRDefault="00D60DC3">
      <w:pPr>
        <w:rPr>
          <w:rFonts w:ascii="Calisto MT" w:hAnsi="Calisto MT"/>
        </w:rPr>
      </w:pPr>
    </w:p>
    <w:p w14:paraId="4B8C5803" w14:textId="77777777" w:rsidR="00D60DC3" w:rsidRPr="00A033D0" w:rsidRDefault="00D60DC3">
      <w:pPr>
        <w:rPr>
          <w:rFonts w:ascii="Calisto MT" w:hAnsi="Calisto MT"/>
        </w:rPr>
      </w:pPr>
    </w:p>
    <w:p w14:paraId="01A0CBAB" w14:textId="77777777" w:rsidR="00D60DC3" w:rsidRPr="00A033D0" w:rsidRDefault="00D60DC3">
      <w:pPr>
        <w:rPr>
          <w:rFonts w:ascii="Calisto MT" w:hAnsi="Calisto MT"/>
        </w:rPr>
      </w:pPr>
    </w:p>
    <w:p w14:paraId="18BFDD6F" w14:textId="77777777" w:rsidR="00D60DC3" w:rsidRPr="00A033D0" w:rsidRDefault="00D60DC3">
      <w:pPr>
        <w:rPr>
          <w:rFonts w:ascii="Calisto MT" w:hAnsi="Calisto MT"/>
        </w:rPr>
      </w:pPr>
    </w:p>
    <w:p w14:paraId="47827D1B" w14:textId="77777777" w:rsidR="00D60DC3" w:rsidRPr="00A033D0" w:rsidRDefault="00D60DC3">
      <w:pPr>
        <w:rPr>
          <w:rFonts w:ascii="Calisto MT" w:hAnsi="Calisto MT"/>
        </w:rPr>
      </w:pPr>
    </w:p>
    <w:p w14:paraId="3831CD33" w14:textId="77777777" w:rsidR="00D60DC3" w:rsidRPr="00A033D0" w:rsidRDefault="00D60DC3" w:rsidP="00D60DC3">
      <w:pPr>
        <w:rPr>
          <w:rFonts w:ascii="Calisto MT" w:hAnsi="Calisto MT"/>
          <w:b/>
          <w:sz w:val="20"/>
        </w:rPr>
      </w:pPr>
    </w:p>
    <w:p w14:paraId="6999F351" w14:textId="77777777" w:rsidR="00D60DC3" w:rsidRPr="00A033D0" w:rsidRDefault="00D60DC3" w:rsidP="00D60DC3">
      <w:pPr>
        <w:rPr>
          <w:rFonts w:ascii="Calisto MT" w:hAnsi="Calisto MT"/>
          <w:sz w:val="20"/>
        </w:rPr>
      </w:pPr>
      <w:r w:rsidRPr="00A033D0">
        <w:rPr>
          <w:rFonts w:ascii="Calisto MT" w:hAnsi="Calisto MT"/>
          <w:b/>
          <w:smallCaps/>
          <w:sz w:val="20"/>
        </w:rPr>
        <w:t>Research Team</w:t>
      </w:r>
      <w:r w:rsidRPr="00A033D0">
        <w:rPr>
          <w:rFonts w:ascii="Calisto MT" w:hAnsi="Calisto MT"/>
          <w:sz w:val="20"/>
        </w:rPr>
        <w:t xml:space="preserve"> </w:t>
      </w:r>
    </w:p>
    <w:p w14:paraId="0D9FD596" w14:textId="77777777" w:rsidR="00D60DC3" w:rsidRPr="00A033D0" w:rsidRDefault="00D60DC3" w:rsidP="00D60DC3">
      <w:pPr>
        <w:rPr>
          <w:rFonts w:ascii="Calisto MT" w:hAnsi="Calisto MT"/>
          <w:sz w:val="20"/>
        </w:rPr>
      </w:pPr>
    </w:p>
    <w:tbl>
      <w:tblPr>
        <w:tblW w:w="866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3"/>
        <w:gridCol w:w="2041"/>
        <w:gridCol w:w="4932"/>
      </w:tblGrid>
      <w:tr w:rsidR="00D60DC3" w:rsidRPr="00A033D0" w14:paraId="0A4E0817" w14:textId="77777777" w:rsidTr="004B1421">
        <w:trPr>
          <w:trHeight w:val="282"/>
          <w:jc w:val="center"/>
        </w:trPr>
        <w:tc>
          <w:tcPr>
            <w:tcW w:w="1693" w:type="dxa"/>
            <w:tcBorders>
              <w:bottom w:val="nil"/>
            </w:tcBorders>
          </w:tcPr>
          <w:p w14:paraId="47D1957D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20"/>
              </w:rPr>
            </w:pPr>
            <w:r w:rsidRPr="00A033D0">
              <w:rPr>
                <w:rFonts w:ascii="Calisto MT" w:hAnsi="Calisto MT"/>
                <w:b/>
                <w:sz w:val="20"/>
              </w:rPr>
              <w:t>Member</w:t>
            </w:r>
          </w:p>
        </w:tc>
        <w:tc>
          <w:tcPr>
            <w:tcW w:w="2041" w:type="dxa"/>
            <w:tcBorders>
              <w:bottom w:val="nil"/>
            </w:tcBorders>
          </w:tcPr>
          <w:p w14:paraId="4E60A684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20"/>
              </w:rPr>
            </w:pPr>
            <w:r w:rsidRPr="00A033D0">
              <w:rPr>
                <w:rFonts w:ascii="Calisto MT" w:hAnsi="Calisto MT"/>
                <w:b/>
                <w:sz w:val="20"/>
              </w:rPr>
              <w:t>Position</w:t>
            </w:r>
          </w:p>
        </w:tc>
        <w:tc>
          <w:tcPr>
            <w:tcW w:w="4932" w:type="dxa"/>
            <w:tcBorders>
              <w:bottom w:val="nil"/>
            </w:tcBorders>
          </w:tcPr>
          <w:p w14:paraId="6CE0E214" w14:textId="77777777" w:rsidR="00D60DC3" w:rsidRPr="00A033D0" w:rsidRDefault="00D60DC3" w:rsidP="006C25D5">
            <w:pPr>
              <w:jc w:val="center"/>
              <w:rPr>
                <w:rFonts w:ascii="Calisto MT" w:hAnsi="Calisto MT"/>
                <w:b/>
                <w:sz w:val="20"/>
              </w:rPr>
            </w:pPr>
            <w:r w:rsidRPr="00A033D0">
              <w:rPr>
                <w:rFonts w:ascii="Calisto MT" w:hAnsi="Calisto MT"/>
                <w:b/>
                <w:sz w:val="20"/>
              </w:rPr>
              <w:t>Leading Role</w:t>
            </w:r>
          </w:p>
        </w:tc>
      </w:tr>
      <w:tr w:rsidR="00D60DC3" w:rsidRPr="00A033D0" w14:paraId="22E54415" w14:textId="77777777" w:rsidTr="004B1421">
        <w:trPr>
          <w:trHeight w:val="282"/>
          <w:jc w:val="center"/>
        </w:trPr>
        <w:tc>
          <w:tcPr>
            <w:tcW w:w="1693" w:type="dxa"/>
            <w:tcBorders>
              <w:bottom w:val="single" w:sz="2" w:space="0" w:color="auto"/>
            </w:tcBorders>
            <w:vAlign w:val="center"/>
          </w:tcPr>
          <w:p w14:paraId="6E990057" w14:textId="67888C46" w:rsidR="00D60DC3" w:rsidRPr="00A033D0" w:rsidRDefault="00D60DC3" w:rsidP="00D60DC3">
            <w:pPr>
              <w:rPr>
                <w:rFonts w:ascii="Calisto MT" w:hAnsi="Calisto MT"/>
                <w:sz w:val="20"/>
              </w:rPr>
            </w:pPr>
            <w:r w:rsidRPr="00A033D0">
              <w:rPr>
                <w:rFonts w:ascii="Calisto MT" w:hAnsi="Calisto MT"/>
                <w:sz w:val="20"/>
              </w:rPr>
              <w:t>Dr. Esteve Hassan</w:t>
            </w:r>
          </w:p>
        </w:tc>
        <w:tc>
          <w:tcPr>
            <w:tcW w:w="2041" w:type="dxa"/>
            <w:tcBorders>
              <w:bottom w:val="single" w:sz="2" w:space="0" w:color="auto"/>
            </w:tcBorders>
            <w:vAlign w:val="center"/>
          </w:tcPr>
          <w:p w14:paraId="7EAF0D53" w14:textId="4A8AC5CA" w:rsidR="00D60DC3" w:rsidRPr="00A033D0" w:rsidRDefault="00D60DC3" w:rsidP="00D60DC3">
            <w:pPr>
              <w:rPr>
                <w:rFonts w:ascii="Calisto MT" w:hAnsi="Calisto MT"/>
                <w:sz w:val="20"/>
              </w:rPr>
            </w:pPr>
            <w:r w:rsidRPr="00A033D0">
              <w:rPr>
                <w:rFonts w:ascii="Calisto MT" w:hAnsi="Calisto MT"/>
                <w:sz w:val="20"/>
              </w:rPr>
              <w:t>PI (EH)</w:t>
            </w:r>
          </w:p>
        </w:tc>
        <w:tc>
          <w:tcPr>
            <w:tcW w:w="4932" w:type="dxa"/>
            <w:tcBorders>
              <w:bottom w:val="single" w:sz="2" w:space="0" w:color="auto"/>
            </w:tcBorders>
            <w:vAlign w:val="center"/>
          </w:tcPr>
          <w:p w14:paraId="1C9F35F2" w14:textId="041A08C3" w:rsidR="00D60DC3" w:rsidRPr="00A033D0" w:rsidRDefault="00D60DC3" w:rsidP="00D60DC3">
            <w:pPr>
              <w:rPr>
                <w:rFonts w:ascii="Calisto MT" w:hAnsi="Calisto MT"/>
                <w:sz w:val="20"/>
              </w:rPr>
            </w:pPr>
            <w:r w:rsidRPr="00A033D0">
              <w:rPr>
                <w:rFonts w:ascii="Calisto MT" w:hAnsi="Calisto MT"/>
                <w:sz w:val="20"/>
              </w:rPr>
              <w:t xml:space="preserve">Lead researcher </w:t>
            </w:r>
          </w:p>
        </w:tc>
      </w:tr>
      <w:tr w:rsidR="00D60DC3" w:rsidRPr="00A033D0" w14:paraId="7FAAD1E6" w14:textId="77777777" w:rsidTr="004B1421">
        <w:trPr>
          <w:trHeight w:val="325"/>
          <w:jc w:val="center"/>
        </w:trPr>
        <w:tc>
          <w:tcPr>
            <w:tcW w:w="1693" w:type="dxa"/>
            <w:tcBorders>
              <w:bottom w:val="single" w:sz="2" w:space="0" w:color="auto"/>
            </w:tcBorders>
            <w:vAlign w:val="center"/>
          </w:tcPr>
          <w:p w14:paraId="507191D3" w14:textId="4DF6FEF5" w:rsidR="00D60DC3" w:rsidRPr="00A033D0" w:rsidRDefault="00444371" w:rsidP="006C25D5">
            <w:pPr>
              <w:rPr>
                <w:rFonts w:ascii="Calisto MT" w:hAnsi="Calisto MT"/>
                <w:sz w:val="20"/>
              </w:rPr>
            </w:pPr>
            <w:r w:rsidRPr="00A033D0">
              <w:rPr>
                <w:rFonts w:ascii="Calisto MT" w:hAnsi="Calisto MT"/>
                <w:sz w:val="20"/>
              </w:rPr>
              <w:t>Raj Nayak</w:t>
            </w:r>
          </w:p>
        </w:tc>
        <w:tc>
          <w:tcPr>
            <w:tcW w:w="2041" w:type="dxa"/>
            <w:tcBorders>
              <w:bottom w:val="single" w:sz="2" w:space="0" w:color="auto"/>
            </w:tcBorders>
            <w:vAlign w:val="center"/>
          </w:tcPr>
          <w:p w14:paraId="2FF42E56" w14:textId="6F41CC9E" w:rsidR="00D60DC3" w:rsidRPr="00A033D0" w:rsidRDefault="00444371" w:rsidP="006C25D5">
            <w:pPr>
              <w:rPr>
                <w:rFonts w:ascii="Calisto MT" w:hAnsi="Calisto MT"/>
                <w:sz w:val="20"/>
              </w:rPr>
            </w:pPr>
            <w:r w:rsidRPr="00A033D0">
              <w:rPr>
                <w:rFonts w:ascii="Calisto MT" w:hAnsi="Calisto MT"/>
                <w:sz w:val="20"/>
              </w:rPr>
              <w:t>Stake</w:t>
            </w:r>
            <w:r w:rsidR="00F77CF5" w:rsidRPr="00A033D0">
              <w:rPr>
                <w:rFonts w:ascii="Calisto MT" w:hAnsi="Calisto MT"/>
                <w:sz w:val="20"/>
              </w:rPr>
              <w:t>h</w:t>
            </w:r>
            <w:r w:rsidRPr="00A033D0">
              <w:rPr>
                <w:rFonts w:ascii="Calisto MT" w:hAnsi="Calisto MT"/>
                <w:sz w:val="20"/>
              </w:rPr>
              <w:t>older</w:t>
            </w:r>
          </w:p>
        </w:tc>
        <w:tc>
          <w:tcPr>
            <w:tcW w:w="4932" w:type="dxa"/>
            <w:tcBorders>
              <w:bottom w:val="single" w:sz="2" w:space="0" w:color="auto"/>
            </w:tcBorders>
            <w:vAlign w:val="center"/>
          </w:tcPr>
          <w:p w14:paraId="45A2552F" w14:textId="574F9323" w:rsidR="00D60DC3" w:rsidRPr="00A033D0" w:rsidRDefault="00C343DE" w:rsidP="00BD7542">
            <w:pPr>
              <w:pStyle w:val="NormalWeb"/>
              <w:rPr>
                <w:rFonts w:ascii="Calisto MT" w:hAnsi="Calisto MT"/>
                <w:i/>
                <w:iCs/>
                <w:sz w:val="20"/>
              </w:rPr>
            </w:pPr>
            <w:r w:rsidRPr="00A033D0">
              <w:rPr>
                <w:rFonts w:ascii="Calisto MT" w:hAnsi="Calisto MT"/>
                <w:i/>
                <w:iCs/>
                <w:sz w:val="20"/>
              </w:rPr>
              <w:t>Provide  project oversight</w:t>
            </w:r>
          </w:p>
        </w:tc>
      </w:tr>
      <w:tr w:rsidR="00D60DC3" w:rsidRPr="00A033D0" w14:paraId="33B4778F" w14:textId="77777777" w:rsidTr="004B1421">
        <w:trPr>
          <w:trHeight w:val="301"/>
          <w:jc w:val="center"/>
        </w:trPr>
        <w:tc>
          <w:tcPr>
            <w:tcW w:w="16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7435EFD" w14:textId="2C0323E2" w:rsidR="00D60DC3" w:rsidRPr="00A033D0" w:rsidRDefault="008F63C2" w:rsidP="006C25D5">
            <w:pPr>
              <w:rPr>
                <w:rFonts w:ascii="Calisto MT" w:hAnsi="Calisto MT"/>
                <w:sz w:val="20"/>
              </w:rPr>
            </w:pPr>
            <w:r w:rsidRPr="00A033D0">
              <w:rPr>
                <w:rFonts w:ascii="Calisto MT" w:hAnsi="Calisto MT"/>
                <w:sz w:val="20"/>
              </w:rPr>
              <w:t>Nitish Sahni</w:t>
            </w:r>
          </w:p>
        </w:tc>
        <w:tc>
          <w:tcPr>
            <w:tcW w:w="204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9FE241" w14:textId="22F425DB" w:rsidR="00D60DC3" w:rsidRPr="00A033D0" w:rsidRDefault="003102E1" w:rsidP="006C25D5">
            <w:pPr>
              <w:rPr>
                <w:rFonts w:ascii="Calisto MT" w:hAnsi="Calisto MT"/>
                <w:sz w:val="20"/>
              </w:rPr>
            </w:pPr>
            <w:r w:rsidRPr="00A033D0">
              <w:rPr>
                <w:rFonts w:ascii="Calisto MT" w:hAnsi="Calisto MT"/>
                <w:sz w:val="20"/>
              </w:rPr>
              <w:t>Research Assi</w:t>
            </w:r>
            <w:r w:rsidR="00497213" w:rsidRPr="00A033D0">
              <w:rPr>
                <w:rFonts w:ascii="Calisto MT" w:hAnsi="Calisto MT"/>
                <w:sz w:val="20"/>
              </w:rPr>
              <w:t>s</w:t>
            </w:r>
            <w:r w:rsidRPr="00A033D0">
              <w:rPr>
                <w:rFonts w:ascii="Calisto MT" w:hAnsi="Calisto MT"/>
                <w:sz w:val="20"/>
              </w:rPr>
              <w:t>tant</w:t>
            </w:r>
          </w:p>
        </w:tc>
        <w:tc>
          <w:tcPr>
            <w:tcW w:w="493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6B7C95A" w14:textId="09E14B84" w:rsidR="00D60DC3" w:rsidRPr="00A033D0" w:rsidRDefault="00BD7542" w:rsidP="006C25D5">
            <w:pPr>
              <w:rPr>
                <w:rFonts w:ascii="Calisto MT" w:hAnsi="Calisto MT"/>
                <w:i/>
                <w:sz w:val="20"/>
              </w:rPr>
            </w:pPr>
            <w:r w:rsidRPr="00A033D0">
              <w:rPr>
                <w:rFonts w:ascii="Calisto MT" w:hAnsi="Calisto MT"/>
                <w:i/>
                <w:sz w:val="20"/>
              </w:rPr>
              <w:t>Support research and Development</w:t>
            </w:r>
            <w:r w:rsidR="004B1421" w:rsidRPr="00A033D0">
              <w:rPr>
                <w:rFonts w:ascii="Calisto MT" w:hAnsi="Calisto MT"/>
                <w:i/>
                <w:sz w:val="20"/>
              </w:rPr>
              <w:t xml:space="preserve"> tasks</w:t>
            </w:r>
          </w:p>
        </w:tc>
      </w:tr>
      <w:tr w:rsidR="00D60DC3" w:rsidRPr="00A033D0" w14:paraId="2401CC8D" w14:textId="77777777" w:rsidTr="004B1421">
        <w:trPr>
          <w:trHeight w:val="282"/>
          <w:jc w:val="center"/>
        </w:trPr>
        <w:tc>
          <w:tcPr>
            <w:tcW w:w="169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D5B7813" w14:textId="5AC691BA" w:rsidR="00D60DC3" w:rsidRPr="00A033D0" w:rsidRDefault="00D60DC3" w:rsidP="006C25D5">
            <w:pPr>
              <w:rPr>
                <w:rFonts w:ascii="Calisto MT" w:hAnsi="Calisto MT"/>
                <w:sz w:val="20"/>
              </w:rPr>
            </w:pPr>
          </w:p>
        </w:tc>
        <w:tc>
          <w:tcPr>
            <w:tcW w:w="204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91A438D" w14:textId="0BE13BFA" w:rsidR="00D60DC3" w:rsidRPr="00A033D0" w:rsidRDefault="00D60DC3" w:rsidP="006C25D5">
            <w:pPr>
              <w:rPr>
                <w:rFonts w:ascii="Calisto MT" w:hAnsi="Calisto MT"/>
                <w:sz w:val="20"/>
              </w:rPr>
            </w:pPr>
          </w:p>
        </w:tc>
        <w:tc>
          <w:tcPr>
            <w:tcW w:w="493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F9E391C" w14:textId="332ACC02" w:rsidR="00D60DC3" w:rsidRPr="00A033D0" w:rsidRDefault="00D60DC3" w:rsidP="006C25D5">
            <w:pPr>
              <w:rPr>
                <w:rFonts w:ascii="Calisto MT" w:hAnsi="Calisto MT"/>
                <w:sz w:val="20"/>
              </w:rPr>
            </w:pPr>
          </w:p>
        </w:tc>
      </w:tr>
    </w:tbl>
    <w:p w14:paraId="5CB59DC7" w14:textId="77777777" w:rsidR="00D60DC3" w:rsidRPr="00A033D0" w:rsidRDefault="00D60DC3">
      <w:pPr>
        <w:rPr>
          <w:rFonts w:ascii="Calisto MT" w:hAnsi="Calisto MT"/>
        </w:rPr>
      </w:pPr>
    </w:p>
    <w:p w14:paraId="6A50868D" w14:textId="72955EE2" w:rsidR="2A33B69F" w:rsidRPr="00A033D0" w:rsidRDefault="2A33B69F">
      <w:pPr>
        <w:rPr>
          <w:rFonts w:ascii="Calisto MT" w:hAnsi="Calisto MT"/>
        </w:rPr>
      </w:pPr>
    </w:p>
    <w:p w14:paraId="679949E2" w14:textId="7088DB76" w:rsidR="460C95D5" w:rsidRPr="00A033D0" w:rsidRDefault="460C95D5" w:rsidP="2A33B69F">
      <w:pPr>
        <w:pStyle w:val="Heading2"/>
        <w:spacing w:before="299" w:after="299"/>
        <w:rPr>
          <w:rFonts w:ascii="Calisto MT" w:eastAsia="Bahnschrift" w:hAnsi="Calisto MT" w:cs="Bahnschrift"/>
          <w:b/>
          <w:bCs/>
          <w:color w:val="auto"/>
          <w:sz w:val="40"/>
          <w:szCs w:val="40"/>
          <w:lang w:val="en-IE"/>
        </w:rPr>
      </w:pPr>
      <w:r w:rsidRPr="00A033D0">
        <w:rPr>
          <w:rFonts w:ascii="Calisto MT" w:eastAsia="Bahnschrift" w:hAnsi="Calisto MT" w:cs="Bahnschrift"/>
          <w:b/>
          <w:bCs/>
          <w:color w:val="auto"/>
          <w:sz w:val="40"/>
          <w:szCs w:val="40"/>
          <w:lang w:val="en-IE"/>
        </w:rPr>
        <w:lastRenderedPageBreak/>
        <w:t>Detail Plan</w:t>
      </w:r>
    </w:p>
    <w:p w14:paraId="2ABE85B0" w14:textId="403FE6FD" w:rsidR="067ABD0C" w:rsidRPr="00A033D0" w:rsidRDefault="067ABD0C" w:rsidP="2A33B69F">
      <w:pPr>
        <w:pStyle w:val="Heading2"/>
        <w:spacing w:before="299" w:after="299"/>
        <w:rPr>
          <w:rFonts w:ascii="Calisto MT" w:eastAsia="Times New Roman" w:hAnsi="Calisto MT" w:cs="Times New Roman"/>
          <w:b/>
          <w:bCs/>
          <w:color w:val="auto"/>
          <w:sz w:val="36"/>
          <w:szCs w:val="36"/>
          <w:lang w:val="en-IE"/>
        </w:rPr>
      </w:pPr>
      <w:r w:rsidRPr="00A033D0">
        <w:rPr>
          <w:rFonts w:ascii="Calisto MT" w:eastAsia="Times New Roman" w:hAnsi="Calisto MT" w:cs="Times New Roman"/>
          <w:b/>
          <w:bCs/>
          <w:color w:val="auto"/>
          <w:sz w:val="36"/>
          <w:szCs w:val="36"/>
          <w:lang w:val="en-IE"/>
        </w:rPr>
        <w:t>Setup &amp; Basics</w:t>
      </w:r>
    </w:p>
    <w:p w14:paraId="4D980C7E" w14:textId="17C6FFE8" w:rsidR="067ABD0C" w:rsidRPr="00A033D0" w:rsidRDefault="067ABD0C" w:rsidP="2A33B69F">
      <w:pPr>
        <w:pStyle w:val="ListParagraph"/>
        <w:numPr>
          <w:ilvl w:val="0"/>
          <w:numId w:val="9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Build a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language menu</w:t>
      </w:r>
      <w:r w:rsidRPr="00A033D0">
        <w:rPr>
          <w:rFonts w:ascii="Calisto MT" w:eastAsia="Times New Roman" w:hAnsi="Calisto MT" w:cs="Times New Roman"/>
          <w:lang w:val="en-IE"/>
        </w:rPr>
        <w:t xml:space="preserve"> where users can select one or multiple languages (e.g., English, French, Spanish).</w:t>
      </w:r>
    </w:p>
    <w:p w14:paraId="3310CF91" w14:textId="5473C597" w:rsidR="067ABD0C" w:rsidRPr="00A033D0" w:rsidRDefault="067ABD0C" w:rsidP="2A33B69F">
      <w:pPr>
        <w:pStyle w:val="ListParagraph"/>
        <w:numPr>
          <w:ilvl w:val="0"/>
          <w:numId w:val="9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Use a translation service (Google Translate API or custom ML model) to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auto-generate translations</w:t>
      </w:r>
      <w:r w:rsidRPr="00A033D0">
        <w:rPr>
          <w:rFonts w:ascii="Calisto MT" w:eastAsia="Times New Roman" w:hAnsi="Calisto MT" w:cs="Times New Roman"/>
          <w:lang w:val="en-IE"/>
        </w:rPr>
        <w:t>.</w:t>
      </w:r>
    </w:p>
    <w:p w14:paraId="2BCB0BC4" w14:textId="73D48363" w:rsidR="067ABD0C" w:rsidRPr="00A033D0" w:rsidRDefault="067ABD0C" w:rsidP="2A33B69F">
      <w:pPr>
        <w:pStyle w:val="ListParagraph"/>
        <w:numPr>
          <w:ilvl w:val="0"/>
          <w:numId w:val="9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Ensure that the interface and AI outputs can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switch between languages</w:t>
      </w:r>
      <w:r w:rsidRPr="00A033D0">
        <w:rPr>
          <w:rFonts w:ascii="Calisto MT" w:eastAsia="Times New Roman" w:hAnsi="Calisto MT" w:cs="Times New Roman"/>
          <w:lang w:val="en-IE"/>
        </w:rPr>
        <w:t xml:space="preserve"> smoothly.</w:t>
      </w:r>
    </w:p>
    <w:p w14:paraId="46F0EAB3" w14:textId="2BCF924D" w:rsidR="067ABD0C" w:rsidRPr="00A033D0" w:rsidRDefault="067ABD0C" w:rsidP="2A33B69F">
      <w:pPr>
        <w:pStyle w:val="ListParagraph"/>
        <w:numPr>
          <w:ilvl w:val="0"/>
          <w:numId w:val="9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Deliverable: Working system where the user can view content in their chosen language.</w:t>
      </w:r>
    </w:p>
    <w:p w14:paraId="73F60D08" w14:textId="28020500" w:rsidR="067ABD0C" w:rsidRPr="00A033D0" w:rsidRDefault="067ABD0C" w:rsidP="2A33B69F">
      <w:pPr>
        <w:pStyle w:val="Heading3"/>
        <w:spacing w:before="281" w:after="281"/>
        <w:rPr>
          <w:rFonts w:ascii="Calisto MT" w:eastAsia="Times New Roman" w:hAnsi="Calisto MT" w:cs="Times New Roman"/>
          <w:b/>
          <w:bCs/>
          <w:color w:val="auto"/>
          <w:lang w:val="en-IE"/>
        </w:rPr>
      </w:pPr>
      <w:r w:rsidRPr="00A033D0">
        <w:rPr>
          <w:rFonts w:ascii="Calisto MT" w:eastAsia="Times New Roman" w:hAnsi="Calisto MT" w:cs="Times New Roman"/>
          <w:b/>
          <w:bCs/>
          <w:color w:val="auto"/>
          <w:lang w:val="en-IE"/>
        </w:rPr>
        <w:t>AI Description Tool</w:t>
      </w:r>
    </w:p>
    <w:p w14:paraId="71701246" w14:textId="7FFA1A0E" w:rsidR="067ABD0C" w:rsidRPr="00A033D0" w:rsidRDefault="067ABD0C" w:rsidP="2A33B69F">
      <w:pPr>
        <w:pStyle w:val="ListParagraph"/>
        <w:numPr>
          <w:ilvl w:val="0"/>
          <w:numId w:val="8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Develop an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AI-powered description generator</w:t>
      </w:r>
      <w:r w:rsidRPr="00A033D0">
        <w:rPr>
          <w:rFonts w:ascii="Calisto MT" w:eastAsia="Times New Roman" w:hAnsi="Calisto MT" w:cs="Times New Roman"/>
          <w:lang w:val="en-IE"/>
        </w:rPr>
        <w:t xml:space="preserve"> for detected objects.</w:t>
      </w:r>
    </w:p>
    <w:p w14:paraId="459E3AFB" w14:textId="3D73A2AF" w:rsidR="067ABD0C" w:rsidRPr="00A033D0" w:rsidRDefault="067ABD0C" w:rsidP="2A33B69F">
      <w:pPr>
        <w:pStyle w:val="ListParagraph"/>
        <w:numPr>
          <w:ilvl w:val="0"/>
          <w:numId w:val="8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Train/finetune a language model to create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short, museum-friendly summaries</w:t>
      </w:r>
      <w:r w:rsidRPr="00A033D0">
        <w:rPr>
          <w:rFonts w:ascii="Calisto MT" w:eastAsia="Times New Roman" w:hAnsi="Calisto MT" w:cs="Times New Roman"/>
          <w:lang w:val="en-IE"/>
        </w:rPr>
        <w:t xml:space="preserve"> (e.g., “This statue is from the 18th century, made of marble”).</w:t>
      </w:r>
    </w:p>
    <w:p w14:paraId="131D07D4" w14:textId="5D20156D" w:rsidR="067ABD0C" w:rsidRPr="00A033D0" w:rsidRDefault="067ABD0C" w:rsidP="2A33B69F">
      <w:pPr>
        <w:pStyle w:val="ListParagraph"/>
        <w:numPr>
          <w:ilvl w:val="0"/>
          <w:numId w:val="8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Add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multilingual text generation</w:t>
      </w:r>
      <w:r w:rsidRPr="00A033D0">
        <w:rPr>
          <w:rFonts w:ascii="Calisto MT" w:eastAsia="Times New Roman" w:hAnsi="Calisto MT" w:cs="Times New Roman"/>
          <w:lang w:val="en-IE"/>
        </w:rPr>
        <w:t>, so the description is available in different languages.</w:t>
      </w:r>
    </w:p>
    <w:p w14:paraId="181E9ADA" w14:textId="38BE240D" w:rsidR="067ABD0C" w:rsidRPr="00A033D0" w:rsidRDefault="067ABD0C" w:rsidP="2A33B69F">
      <w:pPr>
        <w:pStyle w:val="ListParagraph"/>
        <w:numPr>
          <w:ilvl w:val="0"/>
          <w:numId w:val="8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Provide a simple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review + edit interface</w:t>
      </w:r>
      <w:r w:rsidRPr="00A033D0">
        <w:rPr>
          <w:rFonts w:ascii="Calisto MT" w:eastAsia="Times New Roman" w:hAnsi="Calisto MT" w:cs="Times New Roman"/>
          <w:lang w:val="en-IE"/>
        </w:rPr>
        <w:t xml:space="preserve"> for curators (they can adjust AI text before publishing).</w:t>
      </w:r>
    </w:p>
    <w:p w14:paraId="1A2C03A1" w14:textId="215D85E4" w:rsidR="067ABD0C" w:rsidRPr="00A033D0" w:rsidRDefault="067ABD0C" w:rsidP="2A33B69F">
      <w:pPr>
        <w:pStyle w:val="ListParagraph"/>
        <w:numPr>
          <w:ilvl w:val="0"/>
          <w:numId w:val="8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Deliverable: Tool that auto-suggests short, multilingual object descriptions.</w:t>
      </w:r>
    </w:p>
    <w:p w14:paraId="6FDC8646" w14:textId="2C6939C6" w:rsidR="2A33B69F" w:rsidRPr="00A033D0" w:rsidRDefault="2A33B69F" w:rsidP="2A33B69F">
      <w:pPr>
        <w:rPr>
          <w:rFonts w:ascii="Calisto MT" w:hAnsi="Calisto MT"/>
        </w:rPr>
      </w:pPr>
    </w:p>
    <w:p w14:paraId="0D62D0CF" w14:textId="300716DF" w:rsidR="067ABD0C" w:rsidRPr="00A033D0" w:rsidRDefault="067ABD0C" w:rsidP="2A33B69F">
      <w:pPr>
        <w:pStyle w:val="Heading2"/>
        <w:spacing w:before="299" w:after="299"/>
        <w:rPr>
          <w:rFonts w:ascii="Calisto MT" w:eastAsia="Times New Roman" w:hAnsi="Calisto MT" w:cs="Times New Roman"/>
          <w:b/>
          <w:bCs/>
          <w:color w:val="auto"/>
          <w:sz w:val="36"/>
          <w:szCs w:val="36"/>
          <w:lang w:val="en-IE"/>
        </w:rPr>
      </w:pPr>
      <w:r w:rsidRPr="00A033D0">
        <w:rPr>
          <w:rFonts w:ascii="Calisto MT" w:eastAsia="Times New Roman" w:hAnsi="Calisto MT" w:cs="Times New Roman"/>
          <w:b/>
          <w:bCs/>
          <w:color w:val="auto"/>
          <w:sz w:val="36"/>
          <w:szCs w:val="36"/>
          <w:lang w:val="en-IE"/>
        </w:rPr>
        <w:t>Object Detection &amp; Smart Features</w:t>
      </w:r>
    </w:p>
    <w:p w14:paraId="0E5196B6" w14:textId="6026ACFD" w:rsidR="067ABD0C" w:rsidRPr="00A033D0" w:rsidRDefault="067ABD0C" w:rsidP="2A33B69F">
      <w:pPr>
        <w:pStyle w:val="Heading3"/>
        <w:spacing w:before="281" w:after="281"/>
        <w:rPr>
          <w:rFonts w:ascii="Calisto MT" w:eastAsia="Times New Roman" w:hAnsi="Calisto MT" w:cs="Times New Roman"/>
          <w:b/>
          <w:bCs/>
          <w:color w:val="auto"/>
          <w:lang w:val="en-IE"/>
        </w:rPr>
      </w:pPr>
      <w:r w:rsidRPr="00A033D0">
        <w:rPr>
          <w:rFonts w:ascii="Calisto MT" w:eastAsia="Times New Roman" w:hAnsi="Calisto MT" w:cs="Times New Roman"/>
          <w:b/>
          <w:bCs/>
          <w:color w:val="auto"/>
          <w:lang w:val="en-IE"/>
        </w:rPr>
        <w:t xml:space="preserve"> Object Detection Model</w:t>
      </w:r>
    </w:p>
    <w:p w14:paraId="38305E46" w14:textId="475C191F" w:rsidR="067ABD0C" w:rsidRPr="00A033D0" w:rsidRDefault="067ABD0C" w:rsidP="2A33B69F">
      <w:pPr>
        <w:pStyle w:val="ListParagraph"/>
        <w:numPr>
          <w:ilvl w:val="0"/>
          <w:numId w:val="7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Collect sample images of museum artworks (paintings, sculptures, artifacts).</w:t>
      </w:r>
    </w:p>
    <w:p w14:paraId="76C2AE8F" w14:textId="32DDF74F" w:rsidR="067ABD0C" w:rsidRPr="00A033D0" w:rsidRDefault="067ABD0C" w:rsidP="2A33B69F">
      <w:pPr>
        <w:pStyle w:val="ListParagraph"/>
        <w:numPr>
          <w:ilvl w:val="0"/>
          <w:numId w:val="7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Train a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computer vision model</w:t>
      </w:r>
      <w:r w:rsidRPr="00A033D0">
        <w:rPr>
          <w:rFonts w:ascii="Calisto MT" w:eastAsia="Times New Roman" w:hAnsi="Calisto MT" w:cs="Times New Roman"/>
          <w:lang w:val="en-IE"/>
        </w:rPr>
        <w:t xml:space="preserve"> (YOLO, MobileNet, or TensorFlow Lite for mobile).</w:t>
      </w:r>
    </w:p>
    <w:p w14:paraId="28BA46AB" w14:textId="4C6B85EC" w:rsidR="067ABD0C" w:rsidRPr="00A033D0" w:rsidRDefault="067ABD0C" w:rsidP="2A33B69F">
      <w:pPr>
        <w:pStyle w:val="ListParagraph"/>
        <w:numPr>
          <w:ilvl w:val="0"/>
          <w:numId w:val="7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Test model accuracy on recognizing artworks with a phone camera.</w:t>
      </w:r>
    </w:p>
    <w:p w14:paraId="6B5CA6C1" w14:textId="0EB17053" w:rsidR="067ABD0C" w:rsidRPr="00A033D0" w:rsidRDefault="067ABD0C" w:rsidP="2A33B69F">
      <w:pPr>
        <w:pStyle w:val="ListParagraph"/>
        <w:numPr>
          <w:ilvl w:val="0"/>
          <w:numId w:val="7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Integrate into backend: When camera scans </w:t>
      </w:r>
      <w:r w:rsidRPr="00A033D0">
        <w:rPr>
          <w:rFonts w:ascii="Times New Roman" w:eastAsia="Times New Roman" w:hAnsi="Times New Roman" w:cs="Times New Roman"/>
          <w:lang w:val="en-IE"/>
        </w:rPr>
        <w:t>→</w:t>
      </w:r>
      <w:r w:rsidRPr="00A033D0">
        <w:rPr>
          <w:rFonts w:ascii="Calisto MT" w:eastAsia="Times New Roman" w:hAnsi="Calisto MT" w:cs="Times New Roman"/>
          <w:lang w:val="en-IE"/>
        </w:rPr>
        <w:t xml:space="preserve"> model outputs object ID.</w:t>
      </w:r>
    </w:p>
    <w:p w14:paraId="55167F06" w14:textId="4D488B62" w:rsidR="067ABD0C" w:rsidRPr="00A033D0" w:rsidRDefault="067ABD0C" w:rsidP="2A33B69F">
      <w:pPr>
        <w:pStyle w:val="ListParagraph"/>
        <w:numPr>
          <w:ilvl w:val="0"/>
          <w:numId w:val="7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Deliverable: Model that can recognize and identify artworks.</w:t>
      </w:r>
    </w:p>
    <w:p w14:paraId="66FF1FAC" w14:textId="6D52B981" w:rsidR="067ABD0C" w:rsidRPr="00A033D0" w:rsidRDefault="067ABD0C" w:rsidP="2A33B69F">
      <w:pPr>
        <w:pStyle w:val="Heading3"/>
        <w:spacing w:before="281" w:after="281"/>
        <w:rPr>
          <w:rFonts w:ascii="Calisto MT" w:eastAsia="Times New Roman" w:hAnsi="Calisto MT" w:cs="Times New Roman"/>
          <w:b/>
          <w:bCs/>
          <w:color w:val="auto"/>
          <w:lang w:val="en-IE"/>
        </w:rPr>
      </w:pPr>
      <w:r w:rsidRPr="00A033D0">
        <w:rPr>
          <w:rFonts w:ascii="Calisto MT" w:eastAsia="Times New Roman" w:hAnsi="Calisto MT" w:cs="Times New Roman"/>
          <w:b/>
          <w:bCs/>
          <w:color w:val="auto"/>
          <w:lang w:val="en-IE"/>
        </w:rPr>
        <w:lastRenderedPageBreak/>
        <w:t>Sub-Object Detection</w:t>
      </w:r>
    </w:p>
    <w:p w14:paraId="342CCEE6" w14:textId="0DC74841" w:rsidR="067ABD0C" w:rsidRPr="00A033D0" w:rsidRDefault="067ABD0C" w:rsidP="2A33B69F">
      <w:pPr>
        <w:pStyle w:val="ListParagraph"/>
        <w:numPr>
          <w:ilvl w:val="0"/>
          <w:numId w:val="6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Enhance the model to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detect smaller sections</w:t>
      </w:r>
      <w:r w:rsidRPr="00A033D0">
        <w:rPr>
          <w:rFonts w:ascii="Calisto MT" w:eastAsia="Times New Roman" w:hAnsi="Calisto MT" w:cs="Times New Roman"/>
          <w:lang w:val="en-IE"/>
        </w:rPr>
        <w:t xml:space="preserve"> (e.g., face of a statue, section of a mural).</w:t>
      </w:r>
    </w:p>
    <w:p w14:paraId="29D6E12A" w14:textId="097931C7" w:rsidR="067ABD0C" w:rsidRPr="00A033D0" w:rsidRDefault="067ABD0C" w:rsidP="2A33B69F">
      <w:pPr>
        <w:pStyle w:val="ListParagraph"/>
        <w:numPr>
          <w:ilvl w:val="0"/>
          <w:numId w:val="6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Train with bounding boxes and labeled parts.</w:t>
      </w:r>
    </w:p>
    <w:p w14:paraId="49D93758" w14:textId="2238BF4C" w:rsidR="067ABD0C" w:rsidRPr="00A033D0" w:rsidRDefault="067ABD0C" w:rsidP="2A33B69F">
      <w:pPr>
        <w:pStyle w:val="ListParagraph"/>
        <w:numPr>
          <w:ilvl w:val="0"/>
          <w:numId w:val="6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Ensure detected sub-parts are linked to the right content/description.</w:t>
      </w:r>
    </w:p>
    <w:p w14:paraId="26FD6C7D" w14:textId="39D05A5C" w:rsidR="067ABD0C" w:rsidRPr="00A033D0" w:rsidRDefault="067ABD0C" w:rsidP="2A33B69F">
      <w:pPr>
        <w:pStyle w:val="ListParagraph"/>
        <w:numPr>
          <w:ilvl w:val="0"/>
          <w:numId w:val="6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Deliverable: Ability to detect both whole objects and parts of objects.</w:t>
      </w:r>
    </w:p>
    <w:p w14:paraId="72184B52" w14:textId="214CF91E" w:rsidR="067ABD0C" w:rsidRPr="00A033D0" w:rsidRDefault="067ABD0C" w:rsidP="2A33B69F">
      <w:pPr>
        <w:pStyle w:val="Heading3"/>
        <w:spacing w:before="281" w:after="281"/>
        <w:rPr>
          <w:rFonts w:ascii="Calisto MT" w:eastAsia="Times New Roman" w:hAnsi="Calisto MT" w:cs="Times New Roman"/>
          <w:b/>
          <w:bCs/>
          <w:color w:val="auto"/>
          <w:lang w:val="en-IE"/>
        </w:rPr>
      </w:pPr>
      <w:r w:rsidRPr="00A033D0">
        <w:rPr>
          <w:rFonts w:ascii="Calisto MT" w:eastAsia="Times New Roman" w:hAnsi="Calisto MT" w:cs="Times New Roman"/>
          <w:b/>
          <w:bCs/>
          <w:color w:val="auto"/>
          <w:lang w:val="en-IE"/>
        </w:rPr>
        <w:t>Automatic Linking</w:t>
      </w:r>
    </w:p>
    <w:p w14:paraId="577ADEA0" w14:textId="24EA7BDB" w:rsidR="067ABD0C" w:rsidRPr="00A033D0" w:rsidRDefault="067ABD0C" w:rsidP="2A33B69F">
      <w:pPr>
        <w:pStyle w:val="ListParagraph"/>
        <w:numPr>
          <w:ilvl w:val="0"/>
          <w:numId w:val="5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Create a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mapping system</w:t>
      </w:r>
      <w:r w:rsidRPr="00A033D0">
        <w:rPr>
          <w:rFonts w:ascii="Calisto MT" w:eastAsia="Times New Roman" w:hAnsi="Calisto MT" w:cs="Times New Roman"/>
          <w:lang w:val="en-IE"/>
        </w:rPr>
        <w:t xml:space="preserve"> that automatically connects:</w:t>
      </w:r>
    </w:p>
    <w:p w14:paraId="11FC80D5" w14:textId="1F418FF1" w:rsidR="067ABD0C" w:rsidRPr="00A033D0" w:rsidRDefault="067ABD0C" w:rsidP="2A33B69F">
      <w:pPr>
        <w:spacing w:before="240" w:after="240"/>
        <w:rPr>
          <w:rFonts w:ascii="Calisto MT" w:hAnsi="Calisto MT"/>
          <w:szCs w:val="24"/>
        </w:rPr>
      </w:pPr>
      <w:r w:rsidRPr="00A033D0">
        <w:rPr>
          <w:rFonts w:ascii="Calisto MT" w:hAnsi="Calisto MT"/>
          <w:szCs w:val="24"/>
        </w:rPr>
        <w:t xml:space="preserve"> Detected Object </w:t>
      </w:r>
      <w:r w:rsidRPr="00A033D0">
        <w:rPr>
          <w:szCs w:val="24"/>
        </w:rPr>
        <w:t>→</w:t>
      </w:r>
      <w:r w:rsidRPr="00A033D0">
        <w:rPr>
          <w:rFonts w:ascii="Calisto MT" w:hAnsi="Calisto MT"/>
          <w:szCs w:val="24"/>
        </w:rPr>
        <w:t xml:space="preserve"> AI description </w:t>
      </w:r>
      <w:r w:rsidRPr="00A033D0">
        <w:rPr>
          <w:szCs w:val="24"/>
        </w:rPr>
        <w:t>→</w:t>
      </w:r>
      <w:r w:rsidRPr="00A033D0">
        <w:rPr>
          <w:rFonts w:ascii="Calisto MT" w:hAnsi="Calisto MT"/>
          <w:szCs w:val="24"/>
        </w:rPr>
        <w:t xml:space="preserve"> Overlay (3D model, audio, or animation).</w:t>
      </w:r>
    </w:p>
    <w:p w14:paraId="2D161615" w14:textId="389FE3E5" w:rsidR="067ABD0C" w:rsidRPr="00A033D0" w:rsidRDefault="067ABD0C" w:rsidP="2A33B69F">
      <w:pPr>
        <w:pStyle w:val="ListParagraph"/>
        <w:numPr>
          <w:ilvl w:val="0"/>
          <w:numId w:val="5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Ensure linking works in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multilingual mode</w:t>
      </w:r>
      <w:r w:rsidRPr="00A033D0">
        <w:rPr>
          <w:rFonts w:ascii="Calisto MT" w:eastAsia="Times New Roman" w:hAnsi="Calisto MT" w:cs="Times New Roman"/>
          <w:lang w:val="en-IE"/>
        </w:rPr>
        <w:t>.</w:t>
      </w:r>
    </w:p>
    <w:p w14:paraId="234FE3AD" w14:textId="0EAAFB5C" w:rsidR="067ABD0C" w:rsidRPr="00A033D0" w:rsidRDefault="067ABD0C" w:rsidP="2A33B69F">
      <w:pPr>
        <w:pStyle w:val="ListParagraph"/>
        <w:numPr>
          <w:ilvl w:val="0"/>
          <w:numId w:val="5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Deliverable: When a user scans an object, the correct description &amp; overlay appear automatically.</w:t>
      </w:r>
    </w:p>
    <w:p w14:paraId="5052ECF2" w14:textId="2D4E7DE8" w:rsidR="2A33B69F" w:rsidRPr="00A033D0" w:rsidRDefault="2A33B69F" w:rsidP="2A33B69F">
      <w:pPr>
        <w:rPr>
          <w:rFonts w:ascii="Calisto MT" w:hAnsi="Calisto MT"/>
        </w:rPr>
      </w:pPr>
    </w:p>
    <w:p w14:paraId="21F931F8" w14:textId="23FAD8EA" w:rsidR="067ABD0C" w:rsidRPr="00A033D0" w:rsidRDefault="067ABD0C" w:rsidP="2A33B69F">
      <w:pPr>
        <w:pStyle w:val="Heading2"/>
        <w:spacing w:before="299" w:after="299"/>
        <w:rPr>
          <w:rFonts w:ascii="Calisto MT" w:eastAsia="Times New Roman" w:hAnsi="Calisto MT" w:cs="Times New Roman"/>
          <w:b/>
          <w:bCs/>
          <w:color w:val="auto"/>
          <w:sz w:val="36"/>
          <w:szCs w:val="36"/>
          <w:lang w:val="en-IE"/>
        </w:rPr>
      </w:pPr>
      <w:r w:rsidRPr="00A033D0">
        <w:rPr>
          <w:rFonts w:ascii="Calisto MT" w:eastAsia="Times New Roman" w:hAnsi="Calisto MT" w:cs="Times New Roman"/>
          <w:b/>
          <w:bCs/>
          <w:color w:val="auto"/>
          <w:sz w:val="36"/>
          <w:szCs w:val="36"/>
          <w:lang w:val="en-IE"/>
        </w:rPr>
        <w:t>Web App &amp; Testing</w:t>
      </w:r>
    </w:p>
    <w:p w14:paraId="4FE46340" w14:textId="06767C2A" w:rsidR="067ABD0C" w:rsidRPr="00A033D0" w:rsidRDefault="067ABD0C" w:rsidP="2A33B69F">
      <w:pPr>
        <w:pStyle w:val="Heading3"/>
        <w:spacing w:before="281" w:after="281"/>
        <w:rPr>
          <w:rFonts w:ascii="Calisto MT" w:eastAsia="Times New Roman" w:hAnsi="Calisto MT" w:cs="Times New Roman"/>
          <w:b/>
          <w:bCs/>
          <w:color w:val="auto"/>
          <w:lang w:val="en-IE"/>
        </w:rPr>
      </w:pPr>
      <w:r w:rsidRPr="00A033D0">
        <w:rPr>
          <w:rFonts w:ascii="Calisto MT" w:eastAsia="Times New Roman" w:hAnsi="Calisto MT" w:cs="Times New Roman"/>
          <w:b/>
          <w:bCs/>
          <w:color w:val="auto"/>
          <w:lang w:val="en-IE"/>
        </w:rPr>
        <w:t>Progressive Web App (PWA)</w:t>
      </w:r>
    </w:p>
    <w:p w14:paraId="3C64744A" w14:textId="5E5192D6" w:rsidR="067ABD0C" w:rsidRPr="00A033D0" w:rsidRDefault="067ABD0C" w:rsidP="2A33B69F">
      <w:pPr>
        <w:pStyle w:val="ListParagraph"/>
        <w:numPr>
          <w:ilvl w:val="0"/>
          <w:numId w:val="4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Build the core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web app interface</w:t>
      </w:r>
      <w:r w:rsidRPr="00A033D0">
        <w:rPr>
          <w:rFonts w:ascii="Calisto MT" w:eastAsia="Times New Roman" w:hAnsi="Calisto MT" w:cs="Times New Roman"/>
          <w:lang w:val="en-IE"/>
        </w:rPr>
        <w:t xml:space="preserve"> that works on mobile browsers.</w:t>
      </w:r>
    </w:p>
    <w:p w14:paraId="5ECECCF3" w14:textId="01F1CB95" w:rsidR="067ABD0C" w:rsidRPr="00A033D0" w:rsidRDefault="067ABD0C" w:rsidP="2A33B69F">
      <w:pPr>
        <w:pStyle w:val="ListParagraph"/>
        <w:numPr>
          <w:ilvl w:val="0"/>
          <w:numId w:val="4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Add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login system</w:t>
      </w:r>
      <w:r w:rsidRPr="00A033D0">
        <w:rPr>
          <w:rFonts w:ascii="Calisto MT" w:eastAsia="Times New Roman" w:hAnsi="Calisto MT" w:cs="Times New Roman"/>
          <w:lang w:val="en-IE"/>
        </w:rPr>
        <w:t xml:space="preserve"> (for museum curators to upload/manage content).</w:t>
      </w:r>
    </w:p>
    <w:p w14:paraId="149CACAD" w14:textId="1771C381" w:rsidR="067ABD0C" w:rsidRPr="00A033D0" w:rsidRDefault="067ABD0C" w:rsidP="2A33B69F">
      <w:pPr>
        <w:pStyle w:val="ListParagraph"/>
        <w:numPr>
          <w:ilvl w:val="0"/>
          <w:numId w:val="4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Add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camera scanning feature</w:t>
      </w:r>
      <w:r w:rsidRPr="00A033D0">
        <w:rPr>
          <w:rFonts w:ascii="Calisto MT" w:eastAsia="Times New Roman" w:hAnsi="Calisto MT" w:cs="Times New Roman"/>
          <w:lang w:val="en-IE"/>
        </w:rPr>
        <w:t xml:space="preserve"> (connects to the detection model).</w:t>
      </w:r>
    </w:p>
    <w:p w14:paraId="367A1E85" w14:textId="3947583A" w:rsidR="067ABD0C" w:rsidRPr="00A033D0" w:rsidRDefault="067ABD0C" w:rsidP="2A33B69F">
      <w:pPr>
        <w:pStyle w:val="ListParagraph"/>
        <w:numPr>
          <w:ilvl w:val="0"/>
          <w:numId w:val="4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Integrate AI description + overlays into the AR view.</w:t>
      </w:r>
    </w:p>
    <w:p w14:paraId="396A7061" w14:textId="1D28995A" w:rsidR="067ABD0C" w:rsidRPr="00A033D0" w:rsidRDefault="067ABD0C" w:rsidP="2A33B69F">
      <w:pPr>
        <w:pStyle w:val="ListParagraph"/>
        <w:numPr>
          <w:ilvl w:val="0"/>
          <w:numId w:val="4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Add a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feedback system</w:t>
      </w:r>
      <w:r w:rsidRPr="00A033D0">
        <w:rPr>
          <w:rFonts w:ascii="Calisto MT" w:eastAsia="Times New Roman" w:hAnsi="Calisto MT" w:cs="Times New Roman"/>
          <w:lang w:val="en-IE"/>
        </w:rPr>
        <w:t xml:space="preserve"> (visitors can rate accuracy or suggest edits).</w:t>
      </w:r>
    </w:p>
    <w:p w14:paraId="2ACEED74" w14:textId="3D01FA3F" w:rsidR="067ABD0C" w:rsidRPr="00A033D0" w:rsidRDefault="067ABD0C" w:rsidP="2A33B69F">
      <w:pPr>
        <w:pStyle w:val="ListParagraph"/>
        <w:numPr>
          <w:ilvl w:val="0"/>
          <w:numId w:val="4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Deliverable: A working PWA where users can scan artworks and see AI-powered results.</w:t>
      </w:r>
    </w:p>
    <w:p w14:paraId="5F011B79" w14:textId="29DF8495" w:rsidR="067ABD0C" w:rsidRPr="00A033D0" w:rsidRDefault="067ABD0C" w:rsidP="2A33B69F">
      <w:pPr>
        <w:pStyle w:val="Heading3"/>
        <w:spacing w:before="281" w:after="281"/>
        <w:rPr>
          <w:rFonts w:ascii="Calisto MT" w:hAnsi="Calisto MT"/>
        </w:rPr>
      </w:pPr>
      <w:r w:rsidRPr="00A033D0">
        <w:rPr>
          <w:rFonts w:ascii="Calisto MT" w:eastAsia="Times New Roman" w:hAnsi="Calisto MT" w:cs="Times New Roman"/>
          <w:b/>
          <w:bCs/>
          <w:lang w:val="en-IE"/>
        </w:rPr>
        <w:t>Publishing &amp; Testing</w:t>
      </w:r>
    </w:p>
    <w:p w14:paraId="68D575EB" w14:textId="26E91FC1" w:rsidR="067ABD0C" w:rsidRPr="00A033D0" w:rsidRDefault="067ABD0C" w:rsidP="2A33B69F">
      <w:pPr>
        <w:pStyle w:val="ListParagraph"/>
        <w:numPr>
          <w:ilvl w:val="0"/>
          <w:numId w:val="3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Publish AI-generated content to the PWA for real use.</w:t>
      </w:r>
    </w:p>
    <w:p w14:paraId="1B62EF5C" w14:textId="7E8AF5AD" w:rsidR="067ABD0C" w:rsidRPr="00A033D0" w:rsidRDefault="067ABD0C" w:rsidP="2A33B69F">
      <w:pPr>
        <w:pStyle w:val="ListParagraph"/>
        <w:numPr>
          <w:ilvl w:val="0"/>
          <w:numId w:val="3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Perform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end-to-end testing</w:t>
      </w:r>
      <w:r w:rsidRPr="00A033D0">
        <w:rPr>
          <w:rFonts w:ascii="Calisto MT" w:eastAsia="Times New Roman" w:hAnsi="Calisto MT" w:cs="Times New Roman"/>
          <w:lang w:val="en-IE"/>
        </w:rPr>
        <w:t>:</w:t>
      </w:r>
    </w:p>
    <w:p w14:paraId="62648A81" w14:textId="0ADD0A2E" w:rsidR="067ABD0C" w:rsidRPr="00A033D0" w:rsidRDefault="067ABD0C" w:rsidP="2A33B69F">
      <w:pPr>
        <w:pStyle w:val="ListParagraph"/>
        <w:numPr>
          <w:ilvl w:val="1"/>
          <w:numId w:val="3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Object detection accuracy</w:t>
      </w:r>
    </w:p>
    <w:p w14:paraId="6DA739E4" w14:textId="402E9751" w:rsidR="067ABD0C" w:rsidRPr="00A033D0" w:rsidRDefault="067ABD0C" w:rsidP="2A33B69F">
      <w:pPr>
        <w:pStyle w:val="ListParagraph"/>
        <w:numPr>
          <w:ilvl w:val="1"/>
          <w:numId w:val="3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Multilingual support</w:t>
      </w:r>
    </w:p>
    <w:p w14:paraId="56814E8F" w14:textId="1EABEF97" w:rsidR="067ABD0C" w:rsidRPr="00A033D0" w:rsidRDefault="067ABD0C" w:rsidP="2A33B69F">
      <w:pPr>
        <w:pStyle w:val="ListParagraph"/>
        <w:numPr>
          <w:ilvl w:val="1"/>
          <w:numId w:val="3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Description quality</w:t>
      </w:r>
    </w:p>
    <w:p w14:paraId="68AF3ED5" w14:textId="606D753D" w:rsidR="067ABD0C" w:rsidRPr="00A033D0" w:rsidRDefault="067ABD0C" w:rsidP="2A33B69F">
      <w:pPr>
        <w:pStyle w:val="ListParagraph"/>
        <w:numPr>
          <w:ilvl w:val="1"/>
          <w:numId w:val="3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lastRenderedPageBreak/>
        <w:t>Overlay placement</w:t>
      </w:r>
    </w:p>
    <w:p w14:paraId="0F555B31" w14:textId="470BB184" w:rsidR="067ABD0C" w:rsidRPr="00A033D0" w:rsidRDefault="067ABD0C" w:rsidP="2A33B69F">
      <w:pPr>
        <w:pStyle w:val="ListParagraph"/>
        <w:numPr>
          <w:ilvl w:val="1"/>
          <w:numId w:val="3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App performance on different devices</w:t>
      </w:r>
    </w:p>
    <w:p w14:paraId="1A85E13C" w14:textId="5718D2E5" w:rsidR="067ABD0C" w:rsidRPr="00A033D0" w:rsidRDefault="067ABD0C" w:rsidP="2A33B69F">
      <w:pPr>
        <w:pStyle w:val="ListParagraph"/>
        <w:numPr>
          <w:ilvl w:val="0"/>
          <w:numId w:val="3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Fix bugs, optimize performance, and finalize design.</w:t>
      </w:r>
    </w:p>
    <w:p w14:paraId="274E8687" w14:textId="75FACA0F" w:rsidR="067ABD0C" w:rsidRPr="00A033D0" w:rsidRDefault="067ABD0C" w:rsidP="2A33B69F">
      <w:pPr>
        <w:pStyle w:val="ListParagraph"/>
        <w:numPr>
          <w:ilvl w:val="0"/>
          <w:numId w:val="3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 xml:space="preserve">Prepare </w:t>
      </w:r>
      <w:r w:rsidRPr="00A033D0">
        <w:rPr>
          <w:rFonts w:ascii="Calisto MT" w:eastAsia="Times New Roman" w:hAnsi="Calisto MT" w:cs="Times New Roman"/>
          <w:b/>
          <w:bCs/>
          <w:lang w:val="en-IE"/>
        </w:rPr>
        <w:t>final demo</w:t>
      </w:r>
      <w:r w:rsidRPr="00A033D0">
        <w:rPr>
          <w:rFonts w:ascii="Calisto MT" w:eastAsia="Times New Roman" w:hAnsi="Calisto MT" w:cs="Times New Roman"/>
          <w:lang w:val="en-IE"/>
        </w:rPr>
        <w:t xml:space="preserve"> for stakeholders (showing scanning </w:t>
      </w:r>
      <w:r w:rsidRPr="00A033D0">
        <w:rPr>
          <w:rFonts w:ascii="Times New Roman" w:eastAsia="Times New Roman" w:hAnsi="Times New Roman" w:cs="Times New Roman"/>
          <w:lang w:val="en-IE"/>
        </w:rPr>
        <w:t>→</w:t>
      </w:r>
      <w:r w:rsidRPr="00A033D0">
        <w:rPr>
          <w:rFonts w:ascii="Calisto MT" w:eastAsia="Times New Roman" w:hAnsi="Calisto MT" w:cs="Times New Roman"/>
          <w:lang w:val="en-IE"/>
        </w:rPr>
        <w:t xml:space="preserve"> detection </w:t>
      </w:r>
      <w:r w:rsidRPr="00A033D0">
        <w:rPr>
          <w:rFonts w:ascii="Times New Roman" w:eastAsia="Times New Roman" w:hAnsi="Times New Roman" w:cs="Times New Roman"/>
          <w:lang w:val="en-IE"/>
        </w:rPr>
        <w:t>→</w:t>
      </w:r>
      <w:r w:rsidRPr="00A033D0">
        <w:rPr>
          <w:rFonts w:ascii="Calisto MT" w:eastAsia="Times New Roman" w:hAnsi="Calisto MT" w:cs="Times New Roman"/>
          <w:lang w:val="en-IE"/>
        </w:rPr>
        <w:t xml:space="preserve"> description </w:t>
      </w:r>
      <w:r w:rsidRPr="00A033D0">
        <w:rPr>
          <w:rFonts w:ascii="Times New Roman" w:eastAsia="Times New Roman" w:hAnsi="Times New Roman" w:cs="Times New Roman"/>
          <w:lang w:val="en-IE"/>
        </w:rPr>
        <w:t>→</w:t>
      </w:r>
      <w:r w:rsidRPr="00A033D0">
        <w:rPr>
          <w:rFonts w:ascii="Calisto MT" w:eastAsia="Times New Roman" w:hAnsi="Calisto MT" w:cs="Times New Roman"/>
          <w:lang w:val="en-IE"/>
        </w:rPr>
        <w:t xml:space="preserve"> overlay).</w:t>
      </w:r>
    </w:p>
    <w:p w14:paraId="67D4727F" w14:textId="211F5E9B" w:rsidR="067ABD0C" w:rsidRPr="00A033D0" w:rsidRDefault="067ABD0C" w:rsidP="2A33B69F">
      <w:pPr>
        <w:pStyle w:val="ListParagraph"/>
        <w:numPr>
          <w:ilvl w:val="0"/>
          <w:numId w:val="3"/>
        </w:numPr>
        <w:spacing w:before="240" w:after="240"/>
        <w:rPr>
          <w:rFonts w:ascii="Calisto MT" w:eastAsia="Times New Roman" w:hAnsi="Calisto MT" w:cs="Times New Roman"/>
          <w:lang w:val="en-IE"/>
        </w:rPr>
      </w:pPr>
      <w:r w:rsidRPr="00A033D0">
        <w:rPr>
          <w:rFonts w:ascii="Calisto MT" w:eastAsia="Times New Roman" w:hAnsi="Calisto MT" w:cs="Times New Roman"/>
          <w:lang w:val="en-IE"/>
        </w:rPr>
        <w:t>Deliverable: Fully tested, working demo ready for presentation.</w:t>
      </w:r>
    </w:p>
    <w:p w14:paraId="3A6B59B7" w14:textId="6B5AE4E0" w:rsidR="2A33B69F" w:rsidRPr="00A033D0" w:rsidRDefault="2A33B69F">
      <w:pPr>
        <w:rPr>
          <w:rFonts w:ascii="Calisto MT" w:hAnsi="Calisto MT"/>
        </w:rPr>
      </w:pPr>
    </w:p>
    <w:p w14:paraId="3A48EC7E" w14:textId="2E7602B8" w:rsidR="2A33B69F" w:rsidRPr="00A033D0" w:rsidRDefault="2A33B69F">
      <w:pPr>
        <w:rPr>
          <w:rFonts w:ascii="Calisto MT" w:hAnsi="Calisto MT"/>
        </w:rPr>
      </w:pPr>
    </w:p>
    <w:sectPr w:rsidR="2A33B69F" w:rsidRPr="00A033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4" w:author="iloadmin" w:date="2025-09-30T22:40:00Z" w:initials="i">
    <w:p w14:paraId="0F1F06C5" w14:textId="1AA7490C" w:rsidR="0042527F" w:rsidRDefault="0042527F">
      <w:pPr>
        <w:pStyle w:val="CommentText"/>
      </w:pPr>
      <w:r>
        <w:rPr>
          <w:rStyle w:val="CommentReference"/>
        </w:rPr>
        <w:annotationRef/>
      </w:r>
      <w:r>
        <w:t>Why are we developing a new Computer vision model to recognize museum artworks?We already have a computer vision model.</w:t>
      </w:r>
    </w:p>
  </w:comment>
  <w:comment w:id="27" w:author="iloadmin" w:date="2025-09-30T22:42:00Z" w:initials="i">
    <w:p w14:paraId="1EAA1CBD" w14:textId="224C4A05" w:rsidR="0042527F" w:rsidRDefault="0042527F">
      <w:pPr>
        <w:pStyle w:val="CommentText"/>
      </w:pPr>
      <w:r>
        <w:rPr>
          <w:rStyle w:val="CommentReference"/>
        </w:rPr>
        <w:annotationRef/>
      </w:r>
      <w:r>
        <w:t xml:space="preserve">Why are we building a new sub-object detection model when we already have one. </w:t>
      </w:r>
    </w:p>
  </w:comment>
  <w:comment w:id="161" w:author="iloadmin" w:date="2025-09-30T22:44:00Z" w:initials="i">
    <w:p w14:paraId="63C07476" w14:textId="45001C7D" w:rsidR="0042527F" w:rsidRDefault="0042527F">
      <w:pPr>
        <w:pStyle w:val="CommentText"/>
      </w:pPr>
      <w:r>
        <w:rPr>
          <w:rStyle w:val="CommentReference"/>
        </w:rPr>
        <w:annotationRef/>
      </w:r>
      <w:r>
        <w:t>Why are we rebuilding this interface when we aleady have one in place?</w:t>
      </w:r>
    </w:p>
  </w:comment>
  <w:comment w:id="182" w:author="iloadmin" w:date="2025-09-30T22:46:00Z" w:initials="i">
    <w:p w14:paraId="3051C812" w14:textId="43792C2D" w:rsidR="0042527F" w:rsidRDefault="0042527F">
      <w:pPr>
        <w:pStyle w:val="CommentText"/>
      </w:pPr>
      <w:r>
        <w:rPr>
          <w:rStyle w:val="CommentReference"/>
        </w:rPr>
        <w:annotationRef/>
      </w:r>
      <w:r>
        <w:t xml:space="preserve">Integrate? Upon detection download the linked digital overlays. 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sto MT">
    <w:panose1 w:val="020406030505050303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ahnschrift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C6F11"/>
    <w:multiLevelType w:val="hybridMultilevel"/>
    <w:tmpl w:val="78028382"/>
    <w:lvl w:ilvl="0" w:tplc="994A4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FAB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0C8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4AED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A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6C4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50A7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C02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43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437D2"/>
    <w:multiLevelType w:val="hybridMultilevel"/>
    <w:tmpl w:val="F600F3FA"/>
    <w:lvl w:ilvl="0" w:tplc="88127F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8AE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A8F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009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AD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C5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722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0F9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466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429106"/>
    <w:multiLevelType w:val="hybridMultilevel"/>
    <w:tmpl w:val="FA065B80"/>
    <w:lvl w:ilvl="0" w:tplc="D36EE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88D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49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92F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AAD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7C1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1A7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1E9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626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A9C2D9"/>
    <w:multiLevelType w:val="hybridMultilevel"/>
    <w:tmpl w:val="FC8AC370"/>
    <w:lvl w:ilvl="0" w:tplc="4FB40A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1E15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444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2CF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C2F7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6A6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2ED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6E8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3A23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372BEF"/>
    <w:multiLevelType w:val="hybridMultilevel"/>
    <w:tmpl w:val="0B1223B8"/>
    <w:lvl w:ilvl="0" w:tplc="C31A6B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1EA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42C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02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0F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AF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CC5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DE62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B4E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3CC528"/>
    <w:multiLevelType w:val="hybridMultilevel"/>
    <w:tmpl w:val="D6B223DE"/>
    <w:lvl w:ilvl="0" w:tplc="814A8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489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B4E8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E4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E04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A41E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748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A4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80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8A484E"/>
    <w:multiLevelType w:val="hybridMultilevel"/>
    <w:tmpl w:val="868A02D2"/>
    <w:lvl w:ilvl="0" w:tplc="ACDAD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BCC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E0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CCA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C0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567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560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148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08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9D4F92"/>
    <w:multiLevelType w:val="hybridMultilevel"/>
    <w:tmpl w:val="494E8AE6"/>
    <w:lvl w:ilvl="0" w:tplc="FA7E6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5C8B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423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580D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5CA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03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4EE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A31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ACCC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1316A2"/>
    <w:multiLevelType w:val="hybridMultilevel"/>
    <w:tmpl w:val="DBC482CE"/>
    <w:lvl w:ilvl="0" w:tplc="9B3CD9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047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F8D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A3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5C0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780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16E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221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74D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7C060F"/>
    <w:multiLevelType w:val="hybridMultilevel"/>
    <w:tmpl w:val="6F5E082A"/>
    <w:lvl w:ilvl="0" w:tplc="8B246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8A2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E200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3E6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D48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EF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82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A20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22B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1ABE9F"/>
    <w:multiLevelType w:val="hybridMultilevel"/>
    <w:tmpl w:val="2610BA7E"/>
    <w:lvl w:ilvl="0" w:tplc="0C4AF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9E7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7E9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F8C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FA0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F20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5E9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2C09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6C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8"/>
  </w:num>
  <w:num w:numId="7">
    <w:abstractNumId w:val="9"/>
  </w:num>
  <w:num w:numId="8">
    <w:abstractNumId w:val="10"/>
  </w:num>
  <w:num w:numId="9">
    <w:abstractNumId w:val="0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5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DC3"/>
    <w:rsid w:val="0008192E"/>
    <w:rsid w:val="00084E0F"/>
    <w:rsid w:val="000C2930"/>
    <w:rsid w:val="002E1984"/>
    <w:rsid w:val="002E7873"/>
    <w:rsid w:val="003102E1"/>
    <w:rsid w:val="00313BC4"/>
    <w:rsid w:val="00365BAC"/>
    <w:rsid w:val="003C6534"/>
    <w:rsid w:val="0042527F"/>
    <w:rsid w:val="00444371"/>
    <w:rsid w:val="00497213"/>
    <w:rsid w:val="004B1421"/>
    <w:rsid w:val="00575D11"/>
    <w:rsid w:val="005A0B02"/>
    <w:rsid w:val="005E2224"/>
    <w:rsid w:val="005F3B9F"/>
    <w:rsid w:val="00631757"/>
    <w:rsid w:val="006A08BC"/>
    <w:rsid w:val="006C25D5"/>
    <w:rsid w:val="006E0042"/>
    <w:rsid w:val="00704ADD"/>
    <w:rsid w:val="00846CA6"/>
    <w:rsid w:val="008476C6"/>
    <w:rsid w:val="0088167A"/>
    <w:rsid w:val="008F63C2"/>
    <w:rsid w:val="0099657F"/>
    <w:rsid w:val="00A01B00"/>
    <w:rsid w:val="00A033D0"/>
    <w:rsid w:val="00BA523E"/>
    <w:rsid w:val="00BD7542"/>
    <w:rsid w:val="00C052B4"/>
    <w:rsid w:val="00C343DE"/>
    <w:rsid w:val="00D34097"/>
    <w:rsid w:val="00D55F13"/>
    <w:rsid w:val="00D60DC3"/>
    <w:rsid w:val="00D877F0"/>
    <w:rsid w:val="00E21ED1"/>
    <w:rsid w:val="00E22468"/>
    <w:rsid w:val="00E47CFF"/>
    <w:rsid w:val="00E83E80"/>
    <w:rsid w:val="00EB18BB"/>
    <w:rsid w:val="00F656A5"/>
    <w:rsid w:val="00F77CF5"/>
    <w:rsid w:val="00FB448D"/>
    <w:rsid w:val="00FC7CEA"/>
    <w:rsid w:val="03CCBF16"/>
    <w:rsid w:val="04D67BD6"/>
    <w:rsid w:val="053C1256"/>
    <w:rsid w:val="067ABD0C"/>
    <w:rsid w:val="0688346B"/>
    <w:rsid w:val="06CE9A22"/>
    <w:rsid w:val="072017ED"/>
    <w:rsid w:val="07267098"/>
    <w:rsid w:val="07E96C38"/>
    <w:rsid w:val="089ABD60"/>
    <w:rsid w:val="08ADFFB6"/>
    <w:rsid w:val="09025543"/>
    <w:rsid w:val="0A1C3B16"/>
    <w:rsid w:val="0AED54C1"/>
    <w:rsid w:val="0BA4E5A5"/>
    <w:rsid w:val="0BFC5F61"/>
    <w:rsid w:val="0C9A106A"/>
    <w:rsid w:val="0D5CC75C"/>
    <w:rsid w:val="0E1E4310"/>
    <w:rsid w:val="0EE43E29"/>
    <w:rsid w:val="0F22BB1C"/>
    <w:rsid w:val="0F55D11B"/>
    <w:rsid w:val="0F576401"/>
    <w:rsid w:val="114FF371"/>
    <w:rsid w:val="14BB927E"/>
    <w:rsid w:val="1523771B"/>
    <w:rsid w:val="16B93DB9"/>
    <w:rsid w:val="183F0990"/>
    <w:rsid w:val="18F9530A"/>
    <w:rsid w:val="1A2B9DC7"/>
    <w:rsid w:val="1A5ACEF4"/>
    <w:rsid w:val="1AF2E17E"/>
    <w:rsid w:val="1CF12718"/>
    <w:rsid w:val="1DE2CB01"/>
    <w:rsid w:val="1E245A1B"/>
    <w:rsid w:val="1F0FD41A"/>
    <w:rsid w:val="1F4027BD"/>
    <w:rsid w:val="1F906E8B"/>
    <w:rsid w:val="2048457C"/>
    <w:rsid w:val="20AA7690"/>
    <w:rsid w:val="20B70279"/>
    <w:rsid w:val="21478A4F"/>
    <w:rsid w:val="21728F67"/>
    <w:rsid w:val="218582CC"/>
    <w:rsid w:val="25B4435A"/>
    <w:rsid w:val="28700961"/>
    <w:rsid w:val="29FDBC73"/>
    <w:rsid w:val="2A33B69F"/>
    <w:rsid w:val="2BD7C3B5"/>
    <w:rsid w:val="2C159D0A"/>
    <w:rsid w:val="2D2A2E58"/>
    <w:rsid w:val="2D66DCE8"/>
    <w:rsid w:val="2E886D2A"/>
    <w:rsid w:val="2FE6BA1E"/>
    <w:rsid w:val="323AEA6C"/>
    <w:rsid w:val="332FB25A"/>
    <w:rsid w:val="3439E359"/>
    <w:rsid w:val="3549AA67"/>
    <w:rsid w:val="361FF60F"/>
    <w:rsid w:val="3747AE0A"/>
    <w:rsid w:val="37549CFD"/>
    <w:rsid w:val="377A8F1B"/>
    <w:rsid w:val="37FE3F58"/>
    <w:rsid w:val="3824E07B"/>
    <w:rsid w:val="38466B54"/>
    <w:rsid w:val="3931665D"/>
    <w:rsid w:val="3A3245FA"/>
    <w:rsid w:val="3C871740"/>
    <w:rsid w:val="3D267AA1"/>
    <w:rsid w:val="3D468399"/>
    <w:rsid w:val="3E5569B7"/>
    <w:rsid w:val="402DC021"/>
    <w:rsid w:val="4067B36B"/>
    <w:rsid w:val="40BDBE40"/>
    <w:rsid w:val="4131B448"/>
    <w:rsid w:val="4386EDCA"/>
    <w:rsid w:val="44C7F205"/>
    <w:rsid w:val="4512306E"/>
    <w:rsid w:val="460C95D5"/>
    <w:rsid w:val="47075271"/>
    <w:rsid w:val="48F199A0"/>
    <w:rsid w:val="490DDB6B"/>
    <w:rsid w:val="49D3CA90"/>
    <w:rsid w:val="4B4A760D"/>
    <w:rsid w:val="4C604DB9"/>
    <w:rsid w:val="4C90CA9D"/>
    <w:rsid w:val="4FD03B57"/>
    <w:rsid w:val="4FD3EB50"/>
    <w:rsid w:val="5038233D"/>
    <w:rsid w:val="52B1424C"/>
    <w:rsid w:val="53D7D618"/>
    <w:rsid w:val="53F445A8"/>
    <w:rsid w:val="542635F8"/>
    <w:rsid w:val="55051C29"/>
    <w:rsid w:val="5510A211"/>
    <w:rsid w:val="551C634C"/>
    <w:rsid w:val="5681561D"/>
    <w:rsid w:val="577AB3A4"/>
    <w:rsid w:val="58B6B8FB"/>
    <w:rsid w:val="59A7E873"/>
    <w:rsid w:val="59E900F2"/>
    <w:rsid w:val="59FA8DF1"/>
    <w:rsid w:val="5B9B7DFF"/>
    <w:rsid w:val="5CD8604E"/>
    <w:rsid w:val="5DA8F9E6"/>
    <w:rsid w:val="5E5AE8D8"/>
    <w:rsid w:val="5FB30E7E"/>
    <w:rsid w:val="60025D95"/>
    <w:rsid w:val="60471B37"/>
    <w:rsid w:val="611BD511"/>
    <w:rsid w:val="6142DEEA"/>
    <w:rsid w:val="61F918E6"/>
    <w:rsid w:val="61FAC543"/>
    <w:rsid w:val="65F8D668"/>
    <w:rsid w:val="6633A2FA"/>
    <w:rsid w:val="66743C8A"/>
    <w:rsid w:val="6692EAE4"/>
    <w:rsid w:val="66FECB76"/>
    <w:rsid w:val="67C10F54"/>
    <w:rsid w:val="69978A05"/>
    <w:rsid w:val="6CF3D49E"/>
    <w:rsid w:val="6F19C420"/>
    <w:rsid w:val="73F1D42F"/>
    <w:rsid w:val="7416848A"/>
    <w:rsid w:val="7470836D"/>
    <w:rsid w:val="76D51FAF"/>
    <w:rsid w:val="77B0C9BB"/>
    <w:rsid w:val="79143590"/>
    <w:rsid w:val="793F3C6C"/>
    <w:rsid w:val="7986BAAD"/>
    <w:rsid w:val="79C2A609"/>
    <w:rsid w:val="7A81DA95"/>
    <w:rsid w:val="7AC1B307"/>
    <w:rsid w:val="7AD85D66"/>
    <w:rsid w:val="7BE972B7"/>
    <w:rsid w:val="7CD26775"/>
    <w:rsid w:val="7DC3EE56"/>
    <w:rsid w:val="7EA78B47"/>
    <w:rsid w:val="7ED5A4E7"/>
    <w:rsid w:val="7F90F6CD"/>
    <w:rsid w:val="7FF1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083B1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DC3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D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D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DC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DC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DC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DC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DC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DC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DC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D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0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DC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60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DC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0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DC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0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D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BD7542"/>
    <w:pPr>
      <w:spacing w:before="100" w:beforeAutospacing="1" w:after="100" w:afterAutospacing="1"/>
    </w:pPr>
    <w:rPr>
      <w:szCs w:val="24"/>
      <w:lang w:val="en-IN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5D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5D5"/>
    <w:rPr>
      <w:rFonts w:ascii="Lucida Grande" w:eastAsia="Times New Roman" w:hAnsi="Lucida Grande" w:cs="Lucida Grande"/>
      <w:kern w:val="0"/>
      <w:sz w:val="18"/>
      <w:szCs w:val="18"/>
      <w:lang w:val="en-IE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C25D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25D5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25D5"/>
    <w:rPr>
      <w:rFonts w:ascii="Times New Roman" w:eastAsia="Times New Roman" w:hAnsi="Times New Roman" w:cs="Times New Roman"/>
      <w:kern w:val="0"/>
      <w:lang w:val="en-I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25D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25D5"/>
    <w:rPr>
      <w:rFonts w:ascii="Times New Roman" w:eastAsia="Times New Roman" w:hAnsi="Times New Roman" w:cs="Times New Roman"/>
      <w:b/>
      <w:bCs/>
      <w:kern w:val="0"/>
      <w:sz w:val="20"/>
      <w:szCs w:val="20"/>
      <w:lang w:val="en-IE"/>
      <w14:ligatures w14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DC3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D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D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DC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DC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DC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DC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DC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DC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DC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D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0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DC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60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DC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0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DC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0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D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BD7542"/>
    <w:pPr>
      <w:spacing w:before="100" w:beforeAutospacing="1" w:after="100" w:afterAutospacing="1"/>
    </w:pPr>
    <w:rPr>
      <w:szCs w:val="24"/>
      <w:lang w:val="en-IN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5D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5D5"/>
    <w:rPr>
      <w:rFonts w:ascii="Lucida Grande" w:eastAsia="Times New Roman" w:hAnsi="Lucida Grande" w:cs="Lucida Grande"/>
      <w:kern w:val="0"/>
      <w:sz w:val="18"/>
      <w:szCs w:val="18"/>
      <w:lang w:val="en-IE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C25D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25D5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25D5"/>
    <w:rPr>
      <w:rFonts w:ascii="Times New Roman" w:eastAsia="Times New Roman" w:hAnsi="Times New Roman" w:cs="Times New Roman"/>
      <w:kern w:val="0"/>
      <w:lang w:val="en-I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25D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25D5"/>
    <w:rPr>
      <w:rFonts w:ascii="Times New Roman" w:eastAsia="Times New Roman" w:hAnsi="Times New Roman" w:cs="Times New Roman"/>
      <w:b/>
      <w:bCs/>
      <w:kern w:val="0"/>
      <w:sz w:val="20"/>
      <w:szCs w:val="20"/>
      <w:lang w:val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comments" Target="comment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0" Type="http://schemas.microsoft.com/office/2020/10/relationships/intelligence" Target="intelligence2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D7E090-C249-8E44-83F9-F152268DCB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8b8ccee-acfd-40eb-972e-552d7cd548a3}" enabled="0" method="" siteId="{38b8ccee-acfd-40eb-972e-552d7cd548a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1265</Words>
  <Characters>7217</Characters>
  <Application>Microsoft Macintosh Word</Application>
  <DocSecurity>0</DocSecurity>
  <Lines>60</Lines>
  <Paragraphs>16</Paragraphs>
  <ScaleCrop>false</ScaleCrop>
  <Company/>
  <LinksUpToDate>false</LinksUpToDate>
  <CharactersWithSpaces>8466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Esteve Hassan</dc:creator>
  <cp:keywords/>
  <dc:description/>
  <cp:lastModifiedBy>iloadmin</cp:lastModifiedBy>
  <cp:revision>2</cp:revision>
  <dcterms:created xsi:type="dcterms:W3CDTF">2025-10-08T17:17:00Z</dcterms:created>
  <dcterms:modified xsi:type="dcterms:W3CDTF">2025-10-08T17:17:00Z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5ad50ca3-d306-4f74-b2ed-a34ef0978417</vt:lpwstr>
  </property>
</Properties>
</file>